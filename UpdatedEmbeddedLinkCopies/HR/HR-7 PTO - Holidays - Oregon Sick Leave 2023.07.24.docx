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D1F35" w14:textId="77777777" w:rsidR="00B4545F" w:rsidRDefault="00B4545F" w:rsidP="00B4545F">
      <w:pPr>
        <w:rPr>
          <w:b/>
          <w:sz w:val="40"/>
        </w:rPr>
      </w:pPr>
      <w:r>
        <w:rPr>
          <w:rFonts w:ascii="Arial" w:hAnsi="Arial"/>
          <w:b/>
          <w:sz w:val="40"/>
        </w:rPr>
        <w:t>WOMEN’S HEALTHCARE ASSOCIATES, LLC</w:t>
      </w:r>
    </w:p>
    <w:p w14:paraId="47632B8A" w14:textId="77777777" w:rsidR="00B4545F" w:rsidRPr="0088016E" w:rsidRDefault="00B4545F" w:rsidP="00B4545F">
      <w:pPr>
        <w:pStyle w:val="Footer"/>
        <w:tabs>
          <w:tab w:val="clear" w:pos="4320"/>
          <w:tab w:val="clear" w:pos="8640"/>
        </w:tabs>
        <w:rPr>
          <w:rFonts w:ascii="Arial" w:hAnsi="Arial" w:cs="Arial"/>
        </w:rPr>
      </w:pPr>
    </w:p>
    <w:p w14:paraId="428A2D91" w14:textId="77777777" w:rsidR="00B4545F" w:rsidRPr="0088016E" w:rsidRDefault="00B4545F" w:rsidP="00B4545F">
      <w:pPr>
        <w:rPr>
          <w:rFonts w:ascii="Arial" w:hAnsi="Arial" w:cs="Arial"/>
        </w:rPr>
      </w:pPr>
    </w:p>
    <w:p w14:paraId="4A02E4BF" w14:textId="77777777" w:rsidR="00B4545F" w:rsidRDefault="00B4545F" w:rsidP="00B4545F">
      <w:pPr>
        <w:pStyle w:val="Heading1"/>
        <w:tabs>
          <w:tab w:val="clear" w:pos="8640"/>
          <w:tab w:val="right" w:pos="9360"/>
        </w:tabs>
      </w:pPr>
      <w:r>
        <w:t xml:space="preserve">TITLE: </w:t>
      </w:r>
      <w:r>
        <w:tab/>
        <w:t>Paid Time Off / Holidays / Oregon Sick Leave</w:t>
      </w:r>
      <w:r>
        <w:tab/>
        <w:t xml:space="preserve">POLICY HR-7 </w:t>
      </w:r>
    </w:p>
    <w:p w14:paraId="6C0E61C1" w14:textId="77777777" w:rsidR="00B4545F" w:rsidRDefault="00B4545F" w:rsidP="00B4545F">
      <w:pPr>
        <w:rPr>
          <w:rFonts w:ascii="Arial" w:hAnsi="Arial"/>
        </w:rPr>
      </w:pPr>
    </w:p>
    <w:p w14:paraId="7EC9184E" w14:textId="77777777" w:rsidR="00B4545F" w:rsidRDefault="00B4545F" w:rsidP="00B4545F">
      <w:pPr>
        <w:tabs>
          <w:tab w:val="left" w:pos="1620"/>
        </w:tabs>
        <w:rPr>
          <w:rFonts w:ascii="Arial" w:hAnsi="Arial"/>
        </w:rPr>
      </w:pPr>
      <w:r w:rsidRPr="00C915B3">
        <w:rPr>
          <w:rFonts w:ascii="Arial" w:hAnsi="Arial"/>
          <w:b/>
        </w:rPr>
        <w:t>APPLIES TO:</w:t>
      </w:r>
      <w:r>
        <w:rPr>
          <w:rFonts w:ascii="Arial" w:hAnsi="Arial"/>
        </w:rPr>
        <w:tab/>
        <w:t>Employees</w:t>
      </w:r>
    </w:p>
    <w:p w14:paraId="03B65775" w14:textId="77777777" w:rsidR="00B4545F" w:rsidRDefault="00B4545F" w:rsidP="00B4545F">
      <w:pPr>
        <w:rPr>
          <w:rFonts w:ascii="Arial" w:hAnsi="Arial"/>
        </w:rPr>
      </w:pPr>
    </w:p>
    <w:p w14:paraId="0545E55F" w14:textId="77777777" w:rsidR="00B4545F" w:rsidRDefault="00B4545F" w:rsidP="00B4545F">
      <w:pPr>
        <w:rPr>
          <w:rFonts w:ascii="Arial" w:hAnsi="Arial"/>
        </w:rPr>
      </w:pPr>
    </w:p>
    <w:p w14:paraId="657D1406" w14:textId="77777777" w:rsidR="00B4545F" w:rsidRDefault="00B4545F" w:rsidP="00B4545F">
      <w:pPr>
        <w:pStyle w:val="BodyTextIndent2"/>
        <w:ind w:left="1620" w:hanging="1620"/>
        <w:jc w:val="both"/>
        <w:rPr>
          <w:u w:val="single"/>
        </w:rPr>
      </w:pPr>
      <w:r>
        <w:tab/>
      </w:r>
      <w:r w:rsidRPr="00F9183A">
        <w:rPr>
          <w:u w:val="single"/>
        </w:rPr>
        <w:t>PAID TIME OFF</w:t>
      </w:r>
    </w:p>
    <w:p w14:paraId="0A7611F5" w14:textId="77777777" w:rsidR="00B4545F" w:rsidRPr="00F9183A" w:rsidRDefault="00B4545F" w:rsidP="00B4545F">
      <w:pPr>
        <w:pStyle w:val="BodyTextIndent2"/>
        <w:ind w:left="1620" w:hanging="1620"/>
        <w:jc w:val="both"/>
        <w:rPr>
          <w:u w:val="single"/>
        </w:rPr>
      </w:pPr>
    </w:p>
    <w:p w14:paraId="6E9BAD6E" w14:textId="77777777" w:rsidR="00B4545F" w:rsidRDefault="00B4545F" w:rsidP="00B4545F">
      <w:pPr>
        <w:pStyle w:val="BodyTextIndent2"/>
        <w:ind w:left="1620" w:hanging="1620"/>
        <w:jc w:val="both"/>
        <w:rPr>
          <w:b w:val="0"/>
        </w:rPr>
      </w:pPr>
      <w:r>
        <w:rPr>
          <w:bCs/>
        </w:rPr>
        <w:t>POLICY:</w:t>
      </w:r>
      <w:r>
        <w:tab/>
      </w:r>
      <w:r>
        <w:rPr>
          <w:b w:val="0"/>
        </w:rPr>
        <w:t xml:space="preserve">Women's Healthcare Associates, LLC (WHA) believes that employees should enjoy time away from work for relaxation and enjoyment, in addition to time off for illness, appointments, emergencies or other needs without loss of pay.  </w:t>
      </w:r>
    </w:p>
    <w:p w14:paraId="65595576" w14:textId="77777777" w:rsidR="00B4545F" w:rsidRDefault="00B4545F" w:rsidP="00B4545F">
      <w:pPr>
        <w:ind w:left="1800"/>
        <w:jc w:val="both"/>
        <w:rPr>
          <w:rFonts w:ascii="Arial" w:hAnsi="Arial"/>
        </w:rPr>
      </w:pPr>
    </w:p>
    <w:p w14:paraId="2F307D7D" w14:textId="77777777" w:rsidR="00B4545F" w:rsidRDefault="00B4545F" w:rsidP="00B4545F">
      <w:pPr>
        <w:pStyle w:val="BodyTextIndent3"/>
        <w:ind w:left="1620"/>
        <w:jc w:val="both"/>
        <w:rPr>
          <w:rFonts w:cs="Arial"/>
          <w:szCs w:val="24"/>
        </w:rPr>
      </w:pPr>
      <w:r>
        <w:t>WHA acknowledges that employees have diverse needs for time off from work.  Accordingly, WHA has established a Paid Time Off (PTO) policy to meet these needs.  It includes vacation and sick leave.  It promotes a flexible approach to time off.  Employees will be accountable and responsible for managing their</w:t>
      </w:r>
      <w:r>
        <w:rPr>
          <w:rFonts w:cs="Arial"/>
        </w:rPr>
        <w:t xml:space="preserve"> own PTO hours to allow for adequate reserves for vacations, illness or disability, appointments, emergencies, or other needs that require time off from work.  </w:t>
      </w:r>
    </w:p>
    <w:p w14:paraId="724AF448" w14:textId="77777777" w:rsidR="00B4545F" w:rsidRDefault="00B4545F" w:rsidP="00B4545F">
      <w:pPr>
        <w:jc w:val="both"/>
        <w:rPr>
          <w:rFonts w:ascii="Arial" w:hAnsi="Arial" w:cs="Arial"/>
        </w:rPr>
      </w:pPr>
    </w:p>
    <w:p w14:paraId="408A601F" w14:textId="77777777" w:rsidR="00B4545F" w:rsidRDefault="00B4545F" w:rsidP="00B4545F">
      <w:pPr>
        <w:tabs>
          <w:tab w:val="num" w:pos="1800"/>
          <w:tab w:val="left" w:pos="2160"/>
        </w:tabs>
        <w:ind w:left="1620" w:hanging="1620"/>
        <w:jc w:val="both"/>
        <w:rPr>
          <w:rFonts w:ascii="Arial" w:hAnsi="Arial" w:cs="Arial"/>
        </w:rPr>
      </w:pPr>
      <w:r>
        <w:rPr>
          <w:rFonts w:ascii="Arial" w:hAnsi="Arial" w:cs="Arial"/>
          <w:b/>
        </w:rPr>
        <w:t>PROCEDURE:</w:t>
      </w:r>
      <w:r>
        <w:rPr>
          <w:rFonts w:ascii="Arial" w:hAnsi="Arial" w:cs="Arial"/>
        </w:rPr>
        <w:tab/>
      </w:r>
      <w:r>
        <w:rPr>
          <w:rFonts w:ascii="Arial" w:hAnsi="Arial" w:cs="Arial"/>
          <w:b/>
          <w:bCs/>
        </w:rPr>
        <w:t>Eligibility</w:t>
      </w:r>
    </w:p>
    <w:p w14:paraId="179669BE" w14:textId="77777777" w:rsidR="00B4545F" w:rsidRDefault="00B4545F" w:rsidP="00B4545F">
      <w:pPr>
        <w:ind w:left="1620"/>
        <w:jc w:val="both"/>
        <w:rPr>
          <w:rFonts w:ascii="Arial" w:hAnsi="Arial" w:cs="Arial"/>
          <w:b/>
          <w:bCs/>
        </w:rPr>
      </w:pPr>
    </w:p>
    <w:p w14:paraId="006367C2" w14:textId="77777777" w:rsidR="00B4545F" w:rsidRDefault="00B4545F" w:rsidP="00B4545F">
      <w:pPr>
        <w:ind w:left="1620"/>
        <w:jc w:val="both"/>
        <w:rPr>
          <w:rFonts w:ascii="Arial" w:hAnsi="Arial" w:cs="Arial"/>
        </w:rPr>
      </w:pPr>
      <w:r>
        <w:rPr>
          <w:rFonts w:ascii="Arial" w:hAnsi="Arial" w:cs="Arial"/>
        </w:rPr>
        <w:t>Eligible employees will begin to accrue PTO upon hire into a benefits eligible position or transfer into a benefits eligible position.  Eligible employees must be scheduled to work at least 20 hours per week on a regular basis.  Employees working less than 20 hours per week</w:t>
      </w:r>
      <w:r>
        <w:rPr>
          <w:rFonts w:ascii="Arial" w:hAnsi="Arial"/>
        </w:rPr>
        <w:t xml:space="preserve"> on a regular basis, on-call and temporary employees are not eligible to a</w:t>
      </w:r>
      <w:r>
        <w:rPr>
          <w:rFonts w:ascii="Arial" w:hAnsi="Arial" w:cs="Arial"/>
        </w:rPr>
        <w:t xml:space="preserve">ccrue PTO.  </w:t>
      </w:r>
    </w:p>
    <w:p w14:paraId="009026C4" w14:textId="77777777" w:rsidR="00B4545F" w:rsidRDefault="00B4545F" w:rsidP="00B4545F">
      <w:pPr>
        <w:jc w:val="both"/>
        <w:rPr>
          <w:rFonts w:ascii="Arial" w:hAnsi="Arial" w:cs="Arial"/>
        </w:rPr>
      </w:pPr>
    </w:p>
    <w:p w14:paraId="352BE3E7" w14:textId="77777777" w:rsidR="00B4545F" w:rsidRDefault="00B4545F" w:rsidP="00B4545F">
      <w:pPr>
        <w:pStyle w:val="Heading2"/>
        <w:jc w:val="both"/>
        <w:rPr>
          <w:rFonts w:cs="Arial"/>
        </w:rPr>
      </w:pPr>
      <w:r>
        <w:rPr>
          <w:rFonts w:cs="Arial"/>
        </w:rPr>
        <w:t>Availability</w:t>
      </w:r>
    </w:p>
    <w:p w14:paraId="6FD2EDB1" w14:textId="77777777" w:rsidR="00B4545F" w:rsidRDefault="00B4545F" w:rsidP="00B4545F">
      <w:pPr>
        <w:ind w:left="1620"/>
        <w:jc w:val="both"/>
        <w:rPr>
          <w:rFonts w:ascii="Arial" w:hAnsi="Arial" w:cs="Arial"/>
        </w:rPr>
      </w:pPr>
      <w:r>
        <w:rPr>
          <w:rFonts w:ascii="Arial" w:hAnsi="Arial" w:cs="Arial"/>
        </w:rPr>
        <w:t>PTO is available for use in the pay period following the pay period in which it is accrued.</w:t>
      </w:r>
    </w:p>
    <w:p w14:paraId="09F59D7C" w14:textId="77777777" w:rsidR="00B4545F" w:rsidRDefault="00B4545F" w:rsidP="00B4545F">
      <w:pPr>
        <w:jc w:val="both"/>
        <w:rPr>
          <w:rFonts w:ascii="Arial" w:hAnsi="Arial" w:cs="Arial"/>
          <w:i/>
        </w:rPr>
      </w:pPr>
    </w:p>
    <w:p w14:paraId="2EA74D07" w14:textId="77777777" w:rsidR="00B4545F" w:rsidRDefault="00B4545F" w:rsidP="00B4545F">
      <w:pPr>
        <w:pStyle w:val="Heading2"/>
        <w:jc w:val="both"/>
        <w:rPr>
          <w:rFonts w:cs="Arial"/>
        </w:rPr>
      </w:pPr>
      <w:r>
        <w:rPr>
          <w:rFonts w:cs="Arial"/>
        </w:rPr>
        <w:t>Accrual and Payment of PTO</w:t>
      </w:r>
    </w:p>
    <w:p w14:paraId="6342DB1C" w14:textId="77777777" w:rsidR="00B4545F" w:rsidRDefault="00B4545F" w:rsidP="00B4545F">
      <w:pPr>
        <w:numPr>
          <w:ilvl w:val="5"/>
          <w:numId w:val="3"/>
        </w:numPr>
        <w:jc w:val="both"/>
        <w:rPr>
          <w:rFonts w:ascii="Arial" w:hAnsi="Arial"/>
        </w:rPr>
      </w:pPr>
      <w:r>
        <w:rPr>
          <w:rFonts w:ascii="Arial" w:hAnsi="Arial" w:cs="Arial"/>
        </w:rPr>
        <w:t>Accruals are based upo</w:t>
      </w:r>
      <w:r>
        <w:rPr>
          <w:rFonts w:ascii="Arial" w:hAnsi="Arial"/>
        </w:rPr>
        <w:t xml:space="preserve">n hours </w:t>
      </w:r>
      <w:r w:rsidR="00315E8A">
        <w:rPr>
          <w:rFonts w:ascii="Arial" w:hAnsi="Arial"/>
        </w:rPr>
        <w:t xml:space="preserve">paid by WHA </w:t>
      </w:r>
      <w:r>
        <w:rPr>
          <w:rFonts w:ascii="Arial" w:hAnsi="Arial"/>
        </w:rPr>
        <w:t>up to 2080 hours per year, excluding overtime.  Employees working less than 40 hours per week and at least 20 hours per week will earn PTO hours on a pro-rated basis, according to the accrual rate per hour.  (See table.)  Length of service determines the rate at which the employee will accrue PTO.</w:t>
      </w:r>
    </w:p>
    <w:p w14:paraId="16DCABA6" w14:textId="77777777" w:rsidR="00B4545F" w:rsidRDefault="00B4545F" w:rsidP="00B4545F">
      <w:pPr>
        <w:numPr>
          <w:ilvl w:val="5"/>
          <w:numId w:val="3"/>
        </w:numPr>
        <w:jc w:val="both"/>
        <w:rPr>
          <w:rFonts w:ascii="Arial" w:hAnsi="Arial"/>
        </w:rPr>
      </w:pPr>
      <w:r>
        <w:rPr>
          <w:rFonts w:ascii="Arial" w:hAnsi="Arial"/>
        </w:rPr>
        <w:t xml:space="preserve">PTO does not accrue on </w:t>
      </w:r>
      <w:r>
        <w:rPr>
          <w:rFonts w:ascii="Arial" w:hAnsi="Arial"/>
          <w:u w:val="single"/>
        </w:rPr>
        <w:t>unpaid</w:t>
      </w:r>
      <w:r w:rsidRPr="00E744B1">
        <w:rPr>
          <w:rFonts w:ascii="Arial" w:hAnsi="Arial"/>
        </w:rPr>
        <w:t xml:space="preserve"> </w:t>
      </w:r>
      <w:r w:rsidR="00315E8A">
        <w:rPr>
          <w:rFonts w:ascii="Arial" w:hAnsi="Arial"/>
        </w:rPr>
        <w:t xml:space="preserve">(by WHA) </w:t>
      </w:r>
      <w:r>
        <w:rPr>
          <w:rFonts w:ascii="Arial" w:hAnsi="Arial"/>
        </w:rPr>
        <w:t>leaves of absence or PTO cash outs.</w:t>
      </w:r>
    </w:p>
    <w:p w14:paraId="2AB1B70E" w14:textId="77777777" w:rsidR="00B4545F" w:rsidRPr="00510470" w:rsidRDefault="00B4545F" w:rsidP="00B4545F">
      <w:pPr>
        <w:numPr>
          <w:ilvl w:val="5"/>
          <w:numId w:val="3"/>
        </w:numPr>
        <w:jc w:val="both"/>
        <w:rPr>
          <w:rFonts w:ascii="Arial" w:hAnsi="Arial"/>
        </w:rPr>
      </w:pPr>
      <w:r w:rsidRPr="00510470">
        <w:rPr>
          <w:rFonts w:ascii="Arial" w:hAnsi="Arial"/>
        </w:rPr>
        <w:t xml:space="preserve">Rehired employees </w:t>
      </w:r>
      <w:r w:rsidRPr="00873911">
        <w:rPr>
          <w:rFonts w:ascii="Arial" w:hAnsi="Arial"/>
        </w:rPr>
        <w:t xml:space="preserve">will accrue PTO </w:t>
      </w:r>
      <w:r>
        <w:rPr>
          <w:rFonts w:ascii="Arial" w:hAnsi="Arial"/>
        </w:rPr>
        <w:t>using their</w:t>
      </w:r>
      <w:r w:rsidRPr="00873911">
        <w:rPr>
          <w:rFonts w:ascii="Arial" w:hAnsi="Arial"/>
        </w:rPr>
        <w:t xml:space="preserve"> original hire date </w:t>
      </w:r>
      <w:r>
        <w:rPr>
          <w:rFonts w:ascii="Arial" w:hAnsi="Arial"/>
        </w:rPr>
        <w:t>of service provided that their break in service is 12 months or less.</w:t>
      </w:r>
      <w:r w:rsidRPr="00873911">
        <w:rPr>
          <w:rFonts w:ascii="Arial" w:hAnsi="Arial"/>
        </w:rPr>
        <w:t xml:space="preserve">  If rehired </w:t>
      </w:r>
      <w:r>
        <w:rPr>
          <w:rFonts w:ascii="Arial" w:hAnsi="Arial"/>
        </w:rPr>
        <w:t xml:space="preserve">after </w:t>
      </w:r>
      <w:r w:rsidRPr="00DE766B">
        <w:rPr>
          <w:rFonts w:ascii="Arial" w:hAnsi="Arial"/>
        </w:rPr>
        <w:t xml:space="preserve">12 months, the accrual rate will start over as </w:t>
      </w:r>
      <w:r>
        <w:rPr>
          <w:rFonts w:ascii="Arial" w:hAnsi="Arial"/>
        </w:rPr>
        <w:t xml:space="preserve">of their most recent hire date. </w:t>
      </w:r>
    </w:p>
    <w:p w14:paraId="7EC84CF4" w14:textId="77777777" w:rsidR="00B4545F" w:rsidRDefault="00B4545F" w:rsidP="00B4545F">
      <w:pPr>
        <w:ind w:left="2160"/>
        <w:jc w:val="both"/>
        <w:rPr>
          <w:rFonts w:ascii="Arial" w:hAnsi="Arial"/>
        </w:rPr>
      </w:pPr>
      <w:r>
        <w:rPr>
          <w:rFonts w:ascii="Arial" w:hAnsi="Arial"/>
        </w:rPr>
        <w:br w:type="page"/>
      </w:r>
    </w:p>
    <w:tbl>
      <w:tblPr>
        <w:tblW w:w="0" w:type="auto"/>
        <w:tblInd w:w="17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97"/>
        <w:gridCol w:w="1598"/>
        <w:gridCol w:w="1597"/>
        <w:gridCol w:w="1598"/>
      </w:tblGrid>
      <w:tr w:rsidR="00B4545F" w14:paraId="689526CD" w14:textId="77777777" w:rsidTr="00CC3DD1">
        <w:trPr>
          <w:cantSplit/>
          <w:trHeight w:val="576"/>
        </w:trPr>
        <w:tc>
          <w:tcPr>
            <w:tcW w:w="1597" w:type="dxa"/>
            <w:vAlign w:val="center"/>
          </w:tcPr>
          <w:p w14:paraId="653D27AC" w14:textId="77777777" w:rsidR="00B4545F" w:rsidRPr="00683EC6" w:rsidRDefault="00B4545F" w:rsidP="00CC3DD1">
            <w:pPr>
              <w:jc w:val="center"/>
              <w:rPr>
                <w:rFonts w:ascii="Arial" w:hAnsi="Arial"/>
                <w:b/>
              </w:rPr>
            </w:pPr>
            <w:r>
              <w:rPr>
                <w:rFonts w:ascii="Arial" w:hAnsi="Arial"/>
                <w:b/>
              </w:rPr>
              <w:lastRenderedPageBreak/>
              <w:t>Years of Service Completed</w:t>
            </w:r>
          </w:p>
        </w:tc>
        <w:tc>
          <w:tcPr>
            <w:tcW w:w="1598" w:type="dxa"/>
            <w:vAlign w:val="center"/>
          </w:tcPr>
          <w:p w14:paraId="7627D536" w14:textId="77777777" w:rsidR="00B4545F" w:rsidRDefault="00B4545F" w:rsidP="00CC3DD1">
            <w:pPr>
              <w:jc w:val="center"/>
              <w:rPr>
                <w:rFonts w:ascii="Arial" w:hAnsi="Arial"/>
                <w:b/>
              </w:rPr>
            </w:pPr>
            <w:r>
              <w:rPr>
                <w:rFonts w:ascii="Arial" w:hAnsi="Arial"/>
                <w:b/>
              </w:rPr>
              <w:t>Accrual Rate per  Hour</w:t>
            </w:r>
          </w:p>
        </w:tc>
        <w:tc>
          <w:tcPr>
            <w:tcW w:w="1597" w:type="dxa"/>
            <w:vAlign w:val="center"/>
          </w:tcPr>
          <w:p w14:paraId="712B6FC0" w14:textId="77777777" w:rsidR="00B4545F" w:rsidRDefault="00B4545F" w:rsidP="00CC3DD1">
            <w:pPr>
              <w:jc w:val="center"/>
              <w:rPr>
                <w:rFonts w:ascii="Arial" w:hAnsi="Arial"/>
                <w:b/>
              </w:rPr>
            </w:pPr>
            <w:r>
              <w:rPr>
                <w:rFonts w:ascii="Arial" w:hAnsi="Arial"/>
                <w:b/>
              </w:rPr>
              <w:t>Annual PTO Accrual*</w:t>
            </w:r>
          </w:p>
        </w:tc>
        <w:tc>
          <w:tcPr>
            <w:tcW w:w="1598" w:type="dxa"/>
            <w:vAlign w:val="center"/>
          </w:tcPr>
          <w:p w14:paraId="2A6B11C3" w14:textId="77777777" w:rsidR="00B4545F" w:rsidRDefault="00B4545F" w:rsidP="00CC3DD1">
            <w:pPr>
              <w:jc w:val="center"/>
              <w:rPr>
                <w:rFonts w:ascii="Arial" w:hAnsi="Arial"/>
                <w:b/>
              </w:rPr>
            </w:pPr>
            <w:r>
              <w:rPr>
                <w:rFonts w:ascii="Arial" w:hAnsi="Arial"/>
                <w:b/>
              </w:rPr>
              <w:t>Maximum Accrual**</w:t>
            </w:r>
          </w:p>
        </w:tc>
      </w:tr>
      <w:tr w:rsidR="00B4545F" w14:paraId="5980D635" w14:textId="77777777" w:rsidTr="00CC3DD1">
        <w:trPr>
          <w:cantSplit/>
          <w:trHeight w:val="576"/>
        </w:trPr>
        <w:tc>
          <w:tcPr>
            <w:tcW w:w="1597" w:type="dxa"/>
            <w:vAlign w:val="center"/>
          </w:tcPr>
          <w:p w14:paraId="3CFE72D2" w14:textId="77777777" w:rsidR="00B4545F" w:rsidRDefault="00B4545F" w:rsidP="00CC3DD1">
            <w:pPr>
              <w:jc w:val="center"/>
              <w:rPr>
                <w:rFonts w:ascii="Arial" w:hAnsi="Arial"/>
              </w:rPr>
            </w:pPr>
            <w:r>
              <w:rPr>
                <w:rFonts w:ascii="Arial" w:hAnsi="Arial"/>
              </w:rPr>
              <w:t>Less than 1</w:t>
            </w:r>
          </w:p>
        </w:tc>
        <w:tc>
          <w:tcPr>
            <w:tcW w:w="1598" w:type="dxa"/>
            <w:vAlign w:val="center"/>
          </w:tcPr>
          <w:p w14:paraId="0887AECB" w14:textId="77777777" w:rsidR="00B4545F" w:rsidRDefault="00F81C08" w:rsidP="00F81C08">
            <w:pPr>
              <w:jc w:val="center"/>
              <w:rPr>
                <w:rFonts w:ascii="Arial" w:hAnsi="Arial"/>
              </w:rPr>
            </w:pPr>
            <w:r>
              <w:rPr>
                <w:rFonts w:ascii="Arial" w:hAnsi="Arial"/>
              </w:rPr>
              <w:t>0.05769</w:t>
            </w:r>
          </w:p>
        </w:tc>
        <w:tc>
          <w:tcPr>
            <w:tcW w:w="1597" w:type="dxa"/>
            <w:vAlign w:val="center"/>
          </w:tcPr>
          <w:p w14:paraId="584966AE" w14:textId="77777777" w:rsidR="00B4545F" w:rsidRDefault="00BB188C" w:rsidP="00CC3DD1">
            <w:pPr>
              <w:jc w:val="center"/>
              <w:rPr>
                <w:rFonts w:ascii="Arial" w:hAnsi="Arial"/>
              </w:rPr>
            </w:pPr>
            <w:r>
              <w:rPr>
                <w:rFonts w:ascii="Arial" w:hAnsi="Arial"/>
              </w:rPr>
              <w:t xml:space="preserve">15 </w:t>
            </w:r>
            <w:r w:rsidR="00B4545F">
              <w:rPr>
                <w:rFonts w:ascii="Arial" w:hAnsi="Arial"/>
              </w:rPr>
              <w:t xml:space="preserve">days </w:t>
            </w:r>
          </w:p>
          <w:p w14:paraId="12F4FF40" w14:textId="77777777" w:rsidR="00B4545F" w:rsidRDefault="00B4545F" w:rsidP="00F81C08">
            <w:pPr>
              <w:jc w:val="center"/>
              <w:rPr>
                <w:rFonts w:ascii="Arial" w:hAnsi="Arial"/>
              </w:rPr>
            </w:pPr>
            <w:r>
              <w:rPr>
                <w:rFonts w:ascii="Arial" w:hAnsi="Arial"/>
              </w:rPr>
              <w:t>(</w:t>
            </w:r>
            <w:r w:rsidR="00F81C08">
              <w:rPr>
                <w:rFonts w:ascii="Arial" w:hAnsi="Arial"/>
              </w:rPr>
              <w:t xml:space="preserve">120 </w:t>
            </w:r>
            <w:r>
              <w:rPr>
                <w:rFonts w:ascii="Arial" w:hAnsi="Arial"/>
              </w:rPr>
              <w:t>hours)</w:t>
            </w:r>
          </w:p>
        </w:tc>
        <w:tc>
          <w:tcPr>
            <w:tcW w:w="1598" w:type="dxa"/>
            <w:vAlign w:val="center"/>
          </w:tcPr>
          <w:p w14:paraId="5BF0EC27" w14:textId="77777777" w:rsidR="00B4545F" w:rsidRDefault="00B4545F" w:rsidP="00CC3DD1">
            <w:pPr>
              <w:tabs>
                <w:tab w:val="left" w:pos="952"/>
              </w:tabs>
              <w:jc w:val="center"/>
              <w:rPr>
                <w:rFonts w:ascii="Arial" w:hAnsi="Arial"/>
              </w:rPr>
            </w:pPr>
            <w:r>
              <w:rPr>
                <w:rFonts w:ascii="Arial" w:hAnsi="Arial"/>
              </w:rPr>
              <w:t>40 days</w:t>
            </w:r>
          </w:p>
          <w:p w14:paraId="44A06CF5" w14:textId="77777777" w:rsidR="00B4545F" w:rsidRDefault="00B4545F" w:rsidP="00CC3DD1">
            <w:pPr>
              <w:tabs>
                <w:tab w:val="left" w:pos="967"/>
              </w:tabs>
              <w:jc w:val="center"/>
              <w:rPr>
                <w:rFonts w:ascii="Arial" w:hAnsi="Arial"/>
              </w:rPr>
            </w:pPr>
            <w:r>
              <w:rPr>
                <w:rFonts w:ascii="Arial" w:hAnsi="Arial"/>
              </w:rPr>
              <w:t>(320 hours)</w:t>
            </w:r>
          </w:p>
        </w:tc>
      </w:tr>
      <w:tr w:rsidR="00B4545F" w14:paraId="1B5F1284" w14:textId="77777777" w:rsidTr="00CC3DD1">
        <w:trPr>
          <w:cantSplit/>
          <w:trHeight w:val="576"/>
        </w:trPr>
        <w:tc>
          <w:tcPr>
            <w:tcW w:w="1597" w:type="dxa"/>
            <w:vAlign w:val="center"/>
          </w:tcPr>
          <w:p w14:paraId="3EA69BFA" w14:textId="77777777" w:rsidR="00B4545F" w:rsidRDefault="00B4545F" w:rsidP="00CC3DD1">
            <w:pPr>
              <w:jc w:val="center"/>
              <w:rPr>
                <w:rFonts w:ascii="Arial" w:hAnsi="Arial"/>
              </w:rPr>
            </w:pPr>
            <w:r>
              <w:rPr>
                <w:rFonts w:ascii="Arial" w:hAnsi="Arial"/>
              </w:rPr>
              <w:t>1</w:t>
            </w:r>
          </w:p>
        </w:tc>
        <w:tc>
          <w:tcPr>
            <w:tcW w:w="1598" w:type="dxa"/>
            <w:vAlign w:val="center"/>
          </w:tcPr>
          <w:p w14:paraId="18BA8ECE" w14:textId="77777777" w:rsidR="00B4545F" w:rsidRDefault="00F81C08" w:rsidP="00CC3DD1">
            <w:pPr>
              <w:jc w:val="center"/>
              <w:rPr>
                <w:rFonts w:ascii="Arial" w:hAnsi="Arial"/>
              </w:rPr>
            </w:pPr>
            <w:r>
              <w:rPr>
                <w:rFonts w:ascii="Arial" w:hAnsi="Arial"/>
              </w:rPr>
              <w:t>0.06923</w:t>
            </w:r>
          </w:p>
        </w:tc>
        <w:tc>
          <w:tcPr>
            <w:tcW w:w="1597" w:type="dxa"/>
            <w:vAlign w:val="center"/>
          </w:tcPr>
          <w:p w14:paraId="4805252A" w14:textId="77777777" w:rsidR="00B4545F" w:rsidRDefault="00BB188C" w:rsidP="00CC3DD1">
            <w:pPr>
              <w:jc w:val="center"/>
              <w:rPr>
                <w:rFonts w:ascii="Arial" w:hAnsi="Arial"/>
              </w:rPr>
            </w:pPr>
            <w:r>
              <w:rPr>
                <w:rFonts w:ascii="Arial" w:hAnsi="Arial"/>
              </w:rPr>
              <w:t xml:space="preserve">18 </w:t>
            </w:r>
            <w:r w:rsidR="00B4545F">
              <w:rPr>
                <w:rFonts w:ascii="Arial" w:hAnsi="Arial"/>
              </w:rPr>
              <w:t>days</w:t>
            </w:r>
          </w:p>
          <w:p w14:paraId="086F9C2B" w14:textId="77777777" w:rsidR="00B4545F" w:rsidRDefault="00B4545F" w:rsidP="00F81C08">
            <w:pPr>
              <w:jc w:val="center"/>
              <w:rPr>
                <w:rFonts w:ascii="Arial" w:hAnsi="Arial"/>
              </w:rPr>
            </w:pPr>
            <w:r>
              <w:rPr>
                <w:rFonts w:ascii="Arial" w:hAnsi="Arial"/>
              </w:rPr>
              <w:t>(</w:t>
            </w:r>
            <w:r w:rsidR="00F81C08">
              <w:rPr>
                <w:rFonts w:ascii="Arial" w:hAnsi="Arial"/>
              </w:rPr>
              <w:t xml:space="preserve">144 </w:t>
            </w:r>
            <w:r>
              <w:rPr>
                <w:rFonts w:ascii="Arial" w:hAnsi="Arial"/>
              </w:rPr>
              <w:t>hours)</w:t>
            </w:r>
          </w:p>
        </w:tc>
        <w:tc>
          <w:tcPr>
            <w:tcW w:w="1598" w:type="dxa"/>
            <w:vAlign w:val="center"/>
          </w:tcPr>
          <w:p w14:paraId="3CC6E447" w14:textId="77777777" w:rsidR="00B4545F" w:rsidRDefault="00B4545F" w:rsidP="00CC3DD1">
            <w:pPr>
              <w:tabs>
                <w:tab w:val="left" w:pos="952"/>
              </w:tabs>
              <w:jc w:val="center"/>
              <w:rPr>
                <w:rFonts w:ascii="Arial" w:hAnsi="Arial"/>
              </w:rPr>
            </w:pPr>
            <w:r>
              <w:rPr>
                <w:rFonts w:ascii="Arial" w:hAnsi="Arial"/>
              </w:rPr>
              <w:t>40 days</w:t>
            </w:r>
          </w:p>
          <w:p w14:paraId="35305CA6" w14:textId="77777777" w:rsidR="00B4545F" w:rsidRDefault="00B4545F" w:rsidP="00CC3DD1">
            <w:pPr>
              <w:tabs>
                <w:tab w:val="left" w:pos="967"/>
              </w:tabs>
              <w:jc w:val="center"/>
              <w:rPr>
                <w:rFonts w:ascii="Arial" w:hAnsi="Arial"/>
              </w:rPr>
            </w:pPr>
            <w:r>
              <w:rPr>
                <w:rFonts w:ascii="Arial" w:hAnsi="Arial"/>
              </w:rPr>
              <w:t>(320 hours)</w:t>
            </w:r>
          </w:p>
        </w:tc>
      </w:tr>
      <w:tr w:rsidR="00B4545F" w14:paraId="24B08BCE" w14:textId="77777777" w:rsidTr="00CC3DD1">
        <w:trPr>
          <w:cantSplit/>
          <w:trHeight w:val="576"/>
        </w:trPr>
        <w:tc>
          <w:tcPr>
            <w:tcW w:w="1597" w:type="dxa"/>
            <w:vAlign w:val="center"/>
          </w:tcPr>
          <w:p w14:paraId="29560D00" w14:textId="77777777" w:rsidR="00B4545F" w:rsidRDefault="00B4545F" w:rsidP="00CC3DD1">
            <w:pPr>
              <w:jc w:val="center"/>
              <w:rPr>
                <w:rFonts w:ascii="Arial" w:hAnsi="Arial"/>
              </w:rPr>
            </w:pPr>
            <w:r>
              <w:rPr>
                <w:rFonts w:ascii="Arial" w:hAnsi="Arial"/>
              </w:rPr>
              <w:t>2-4</w:t>
            </w:r>
          </w:p>
        </w:tc>
        <w:tc>
          <w:tcPr>
            <w:tcW w:w="1598" w:type="dxa"/>
            <w:vAlign w:val="center"/>
          </w:tcPr>
          <w:p w14:paraId="653D7192" w14:textId="77777777" w:rsidR="00B4545F" w:rsidRDefault="00F81C08" w:rsidP="00CC3DD1">
            <w:pPr>
              <w:jc w:val="center"/>
              <w:rPr>
                <w:rFonts w:ascii="Arial" w:hAnsi="Arial"/>
              </w:rPr>
            </w:pPr>
            <w:r>
              <w:rPr>
                <w:rFonts w:ascii="Arial" w:hAnsi="Arial"/>
              </w:rPr>
              <w:t>0.07308</w:t>
            </w:r>
          </w:p>
        </w:tc>
        <w:tc>
          <w:tcPr>
            <w:tcW w:w="1597" w:type="dxa"/>
            <w:vAlign w:val="center"/>
          </w:tcPr>
          <w:p w14:paraId="013ACD34" w14:textId="77777777" w:rsidR="00B4545F" w:rsidRDefault="00BB188C" w:rsidP="00CC3DD1">
            <w:pPr>
              <w:jc w:val="center"/>
              <w:rPr>
                <w:rFonts w:ascii="Arial" w:hAnsi="Arial"/>
              </w:rPr>
            </w:pPr>
            <w:r>
              <w:rPr>
                <w:rFonts w:ascii="Arial" w:hAnsi="Arial"/>
              </w:rPr>
              <w:t xml:space="preserve">19 </w:t>
            </w:r>
            <w:r w:rsidR="00B4545F">
              <w:rPr>
                <w:rFonts w:ascii="Arial" w:hAnsi="Arial"/>
              </w:rPr>
              <w:t>days</w:t>
            </w:r>
          </w:p>
          <w:p w14:paraId="47DEEB3A" w14:textId="77777777" w:rsidR="00B4545F" w:rsidRDefault="00B4545F" w:rsidP="00F81C08">
            <w:pPr>
              <w:jc w:val="center"/>
              <w:rPr>
                <w:rFonts w:ascii="Arial" w:hAnsi="Arial"/>
              </w:rPr>
            </w:pPr>
            <w:r>
              <w:rPr>
                <w:rFonts w:ascii="Arial" w:hAnsi="Arial"/>
              </w:rPr>
              <w:t>(</w:t>
            </w:r>
            <w:r w:rsidR="00F81C08">
              <w:rPr>
                <w:rFonts w:ascii="Arial" w:hAnsi="Arial"/>
              </w:rPr>
              <w:t xml:space="preserve">152 </w:t>
            </w:r>
            <w:r>
              <w:rPr>
                <w:rFonts w:ascii="Arial" w:hAnsi="Arial"/>
              </w:rPr>
              <w:t>hours)</w:t>
            </w:r>
          </w:p>
        </w:tc>
        <w:tc>
          <w:tcPr>
            <w:tcW w:w="1598" w:type="dxa"/>
            <w:vAlign w:val="center"/>
          </w:tcPr>
          <w:p w14:paraId="4DF2F7C6" w14:textId="77777777" w:rsidR="00B4545F" w:rsidRDefault="00B4545F" w:rsidP="00CC3DD1">
            <w:pPr>
              <w:tabs>
                <w:tab w:val="left" w:pos="952"/>
              </w:tabs>
              <w:jc w:val="center"/>
              <w:rPr>
                <w:rFonts w:ascii="Arial" w:hAnsi="Arial"/>
              </w:rPr>
            </w:pPr>
            <w:r>
              <w:rPr>
                <w:rFonts w:ascii="Arial" w:hAnsi="Arial"/>
              </w:rPr>
              <w:t>40 days</w:t>
            </w:r>
          </w:p>
          <w:p w14:paraId="7D1834DA" w14:textId="77777777" w:rsidR="00B4545F" w:rsidRDefault="00B4545F" w:rsidP="00CC3DD1">
            <w:pPr>
              <w:tabs>
                <w:tab w:val="left" w:pos="967"/>
              </w:tabs>
              <w:jc w:val="center"/>
              <w:rPr>
                <w:rFonts w:ascii="Arial" w:hAnsi="Arial"/>
              </w:rPr>
            </w:pPr>
            <w:r>
              <w:rPr>
                <w:rFonts w:ascii="Arial" w:hAnsi="Arial"/>
              </w:rPr>
              <w:t>(320 hours)</w:t>
            </w:r>
          </w:p>
        </w:tc>
      </w:tr>
      <w:tr w:rsidR="00B4545F" w14:paraId="49D0BE9E" w14:textId="77777777" w:rsidTr="00CC3DD1">
        <w:trPr>
          <w:cantSplit/>
          <w:trHeight w:val="576"/>
        </w:trPr>
        <w:tc>
          <w:tcPr>
            <w:tcW w:w="1597" w:type="dxa"/>
            <w:vAlign w:val="center"/>
          </w:tcPr>
          <w:p w14:paraId="23F01403" w14:textId="77777777" w:rsidR="00B4545F" w:rsidRDefault="00B4545F" w:rsidP="00CC3DD1">
            <w:pPr>
              <w:jc w:val="center"/>
              <w:rPr>
                <w:rFonts w:ascii="Arial" w:hAnsi="Arial"/>
              </w:rPr>
            </w:pPr>
            <w:r>
              <w:rPr>
                <w:rFonts w:ascii="Arial" w:hAnsi="Arial"/>
              </w:rPr>
              <w:t>5 to 9</w:t>
            </w:r>
          </w:p>
        </w:tc>
        <w:tc>
          <w:tcPr>
            <w:tcW w:w="1598" w:type="dxa"/>
            <w:vAlign w:val="center"/>
          </w:tcPr>
          <w:p w14:paraId="4C3C7714" w14:textId="77777777" w:rsidR="00B4545F" w:rsidRDefault="00F81C08" w:rsidP="00CC3DD1">
            <w:pPr>
              <w:jc w:val="center"/>
              <w:rPr>
                <w:rFonts w:ascii="Arial" w:hAnsi="Arial"/>
              </w:rPr>
            </w:pPr>
            <w:r>
              <w:rPr>
                <w:rFonts w:ascii="Arial" w:hAnsi="Arial"/>
              </w:rPr>
              <w:t>0.08077</w:t>
            </w:r>
          </w:p>
        </w:tc>
        <w:tc>
          <w:tcPr>
            <w:tcW w:w="1597" w:type="dxa"/>
            <w:vAlign w:val="center"/>
          </w:tcPr>
          <w:p w14:paraId="46B118C0" w14:textId="77777777" w:rsidR="00B4545F" w:rsidRDefault="00BB188C" w:rsidP="00CC3DD1">
            <w:pPr>
              <w:jc w:val="center"/>
              <w:rPr>
                <w:rFonts w:ascii="Arial" w:hAnsi="Arial"/>
              </w:rPr>
            </w:pPr>
            <w:r>
              <w:rPr>
                <w:rFonts w:ascii="Arial" w:hAnsi="Arial"/>
              </w:rPr>
              <w:t>21 days</w:t>
            </w:r>
          </w:p>
          <w:p w14:paraId="130F5977" w14:textId="77777777" w:rsidR="00B4545F" w:rsidRDefault="00B4545F" w:rsidP="00F81C08">
            <w:pPr>
              <w:jc w:val="center"/>
              <w:rPr>
                <w:rFonts w:ascii="Arial" w:hAnsi="Arial"/>
              </w:rPr>
            </w:pPr>
            <w:r>
              <w:rPr>
                <w:rFonts w:ascii="Arial" w:hAnsi="Arial"/>
              </w:rPr>
              <w:t>(</w:t>
            </w:r>
            <w:r w:rsidR="00F81C08">
              <w:rPr>
                <w:rFonts w:ascii="Arial" w:hAnsi="Arial"/>
              </w:rPr>
              <w:t xml:space="preserve">168 </w:t>
            </w:r>
            <w:r>
              <w:rPr>
                <w:rFonts w:ascii="Arial" w:hAnsi="Arial"/>
              </w:rPr>
              <w:t>hours)</w:t>
            </w:r>
          </w:p>
        </w:tc>
        <w:tc>
          <w:tcPr>
            <w:tcW w:w="1598" w:type="dxa"/>
            <w:vAlign w:val="center"/>
          </w:tcPr>
          <w:p w14:paraId="4EE7EA4B" w14:textId="77777777" w:rsidR="00B4545F" w:rsidRDefault="00B4545F" w:rsidP="00CC3DD1">
            <w:pPr>
              <w:tabs>
                <w:tab w:val="left" w:pos="952"/>
              </w:tabs>
              <w:jc w:val="center"/>
              <w:rPr>
                <w:rFonts w:ascii="Arial" w:hAnsi="Arial"/>
              </w:rPr>
            </w:pPr>
            <w:r>
              <w:rPr>
                <w:rFonts w:ascii="Arial" w:hAnsi="Arial"/>
              </w:rPr>
              <w:t>40 days</w:t>
            </w:r>
          </w:p>
          <w:p w14:paraId="321424B3" w14:textId="77777777" w:rsidR="00B4545F" w:rsidRDefault="00B4545F" w:rsidP="00CC3DD1">
            <w:pPr>
              <w:tabs>
                <w:tab w:val="left" w:pos="967"/>
              </w:tabs>
              <w:jc w:val="center"/>
              <w:rPr>
                <w:rFonts w:ascii="Arial" w:hAnsi="Arial"/>
              </w:rPr>
            </w:pPr>
            <w:r>
              <w:rPr>
                <w:rFonts w:ascii="Arial" w:hAnsi="Arial"/>
              </w:rPr>
              <w:t>(320 hours)</w:t>
            </w:r>
          </w:p>
        </w:tc>
      </w:tr>
      <w:tr w:rsidR="00B4545F" w14:paraId="04BE3E01" w14:textId="77777777" w:rsidTr="00CC3DD1">
        <w:trPr>
          <w:cantSplit/>
          <w:trHeight w:val="576"/>
        </w:trPr>
        <w:tc>
          <w:tcPr>
            <w:tcW w:w="1597" w:type="dxa"/>
            <w:vAlign w:val="center"/>
          </w:tcPr>
          <w:p w14:paraId="682D9A33" w14:textId="77777777" w:rsidR="00B4545F" w:rsidRDefault="00B4545F" w:rsidP="00CC3DD1">
            <w:pPr>
              <w:jc w:val="center"/>
              <w:rPr>
                <w:rFonts w:ascii="Arial" w:hAnsi="Arial"/>
              </w:rPr>
            </w:pPr>
            <w:r>
              <w:rPr>
                <w:rFonts w:ascii="Arial" w:hAnsi="Arial"/>
              </w:rPr>
              <w:t>10 to 14</w:t>
            </w:r>
          </w:p>
        </w:tc>
        <w:tc>
          <w:tcPr>
            <w:tcW w:w="1598" w:type="dxa"/>
            <w:vAlign w:val="center"/>
          </w:tcPr>
          <w:p w14:paraId="38817876" w14:textId="77777777" w:rsidR="00B4545F" w:rsidRDefault="00F81C08" w:rsidP="00CC3DD1">
            <w:pPr>
              <w:jc w:val="center"/>
              <w:rPr>
                <w:rFonts w:ascii="Arial" w:hAnsi="Arial"/>
              </w:rPr>
            </w:pPr>
            <w:r>
              <w:rPr>
                <w:rFonts w:ascii="Arial" w:hAnsi="Arial"/>
              </w:rPr>
              <w:t>0.100000</w:t>
            </w:r>
          </w:p>
        </w:tc>
        <w:tc>
          <w:tcPr>
            <w:tcW w:w="1597" w:type="dxa"/>
            <w:vAlign w:val="center"/>
          </w:tcPr>
          <w:p w14:paraId="59F709DA" w14:textId="77777777" w:rsidR="00B4545F" w:rsidRDefault="00BB188C" w:rsidP="00CC3DD1">
            <w:pPr>
              <w:jc w:val="center"/>
              <w:rPr>
                <w:rFonts w:ascii="Arial" w:hAnsi="Arial"/>
              </w:rPr>
            </w:pPr>
            <w:r>
              <w:rPr>
                <w:rFonts w:ascii="Arial" w:hAnsi="Arial"/>
              </w:rPr>
              <w:t xml:space="preserve">26 </w:t>
            </w:r>
            <w:r w:rsidR="00B4545F">
              <w:rPr>
                <w:rFonts w:ascii="Arial" w:hAnsi="Arial"/>
              </w:rPr>
              <w:t>days</w:t>
            </w:r>
          </w:p>
          <w:p w14:paraId="7541D8DE" w14:textId="77777777" w:rsidR="00B4545F" w:rsidRDefault="00B4545F" w:rsidP="00F81C08">
            <w:pPr>
              <w:jc w:val="center"/>
              <w:rPr>
                <w:rFonts w:ascii="Arial" w:hAnsi="Arial"/>
              </w:rPr>
            </w:pPr>
            <w:r>
              <w:rPr>
                <w:rFonts w:ascii="Arial" w:hAnsi="Arial"/>
              </w:rPr>
              <w:t>(</w:t>
            </w:r>
            <w:r w:rsidR="00F81C08">
              <w:rPr>
                <w:rFonts w:ascii="Arial" w:hAnsi="Arial"/>
              </w:rPr>
              <w:t xml:space="preserve">208 </w:t>
            </w:r>
            <w:r>
              <w:rPr>
                <w:rFonts w:ascii="Arial" w:hAnsi="Arial"/>
              </w:rPr>
              <w:t>hours)</w:t>
            </w:r>
          </w:p>
        </w:tc>
        <w:tc>
          <w:tcPr>
            <w:tcW w:w="1598" w:type="dxa"/>
            <w:vAlign w:val="center"/>
          </w:tcPr>
          <w:p w14:paraId="7A29B355" w14:textId="77777777" w:rsidR="00B4545F" w:rsidRDefault="00B4545F" w:rsidP="00CC3DD1">
            <w:pPr>
              <w:tabs>
                <w:tab w:val="left" w:pos="967"/>
              </w:tabs>
              <w:jc w:val="center"/>
              <w:rPr>
                <w:rFonts w:ascii="Arial" w:hAnsi="Arial"/>
              </w:rPr>
            </w:pPr>
            <w:r>
              <w:rPr>
                <w:rFonts w:ascii="Arial" w:hAnsi="Arial"/>
              </w:rPr>
              <w:t>40 days</w:t>
            </w:r>
          </w:p>
          <w:p w14:paraId="2CD1B94B" w14:textId="77777777" w:rsidR="00B4545F" w:rsidRDefault="00B4545F" w:rsidP="00CC3DD1">
            <w:pPr>
              <w:tabs>
                <w:tab w:val="left" w:pos="967"/>
              </w:tabs>
              <w:jc w:val="center"/>
              <w:rPr>
                <w:rFonts w:ascii="Arial" w:hAnsi="Arial"/>
              </w:rPr>
            </w:pPr>
            <w:r>
              <w:rPr>
                <w:rFonts w:ascii="Arial" w:hAnsi="Arial"/>
              </w:rPr>
              <w:t>(320 hours)</w:t>
            </w:r>
          </w:p>
        </w:tc>
      </w:tr>
      <w:tr w:rsidR="00B4545F" w14:paraId="56CAA18F" w14:textId="77777777" w:rsidTr="00CC3DD1">
        <w:trPr>
          <w:cantSplit/>
          <w:trHeight w:val="576"/>
        </w:trPr>
        <w:tc>
          <w:tcPr>
            <w:tcW w:w="1597" w:type="dxa"/>
            <w:vAlign w:val="center"/>
          </w:tcPr>
          <w:p w14:paraId="115D51FB" w14:textId="77777777" w:rsidR="00B4545F" w:rsidRDefault="00B4545F" w:rsidP="00CC3DD1">
            <w:pPr>
              <w:jc w:val="center"/>
              <w:rPr>
                <w:rFonts w:ascii="Arial" w:hAnsi="Arial"/>
              </w:rPr>
            </w:pPr>
            <w:r>
              <w:rPr>
                <w:rFonts w:ascii="Arial" w:hAnsi="Arial"/>
              </w:rPr>
              <w:t>15 or more</w:t>
            </w:r>
          </w:p>
        </w:tc>
        <w:tc>
          <w:tcPr>
            <w:tcW w:w="1598" w:type="dxa"/>
            <w:vAlign w:val="center"/>
          </w:tcPr>
          <w:p w14:paraId="441EC4B4" w14:textId="77777777" w:rsidR="00B4545F" w:rsidRDefault="00F81C08" w:rsidP="00CC3DD1">
            <w:pPr>
              <w:jc w:val="center"/>
              <w:rPr>
                <w:rFonts w:ascii="Arial" w:hAnsi="Arial"/>
              </w:rPr>
            </w:pPr>
            <w:r>
              <w:rPr>
                <w:rFonts w:ascii="Arial" w:hAnsi="Arial"/>
              </w:rPr>
              <w:t>0.10385</w:t>
            </w:r>
          </w:p>
        </w:tc>
        <w:tc>
          <w:tcPr>
            <w:tcW w:w="1597" w:type="dxa"/>
            <w:vAlign w:val="center"/>
          </w:tcPr>
          <w:p w14:paraId="6B6D01E8" w14:textId="77777777" w:rsidR="00B4545F" w:rsidRDefault="00BB188C" w:rsidP="00CC3DD1">
            <w:pPr>
              <w:jc w:val="center"/>
              <w:rPr>
                <w:rFonts w:ascii="Arial" w:hAnsi="Arial"/>
              </w:rPr>
            </w:pPr>
            <w:r>
              <w:rPr>
                <w:rFonts w:ascii="Arial" w:hAnsi="Arial"/>
              </w:rPr>
              <w:t>2</w:t>
            </w:r>
            <w:r w:rsidR="00F81C08">
              <w:rPr>
                <w:rFonts w:ascii="Arial" w:hAnsi="Arial"/>
              </w:rPr>
              <w:t>7</w:t>
            </w:r>
            <w:r>
              <w:rPr>
                <w:rFonts w:ascii="Arial" w:hAnsi="Arial"/>
              </w:rPr>
              <w:t xml:space="preserve"> </w:t>
            </w:r>
            <w:r w:rsidR="00B4545F">
              <w:rPr>
                <w:rFonts w:ascii="Arial" w:hAnsi="Arial"/>
              </w:rPr>
              <w:t>days</w:t>
            </w:r>
          </w:p>
          <w:p w14:paraId="4FEF1D49" w14:textId="77777777" w:rsidR="00B4545F" w:rsidRDefault="00B4545F" w:rsidP="00F81C08">
            <w:pPr>
              <w:jc w:val="center"/>
              <w:rPr>
                <w:rFonts w:ascii="Arial" w:hAnsi="Arial"/>
              </w:rPr>
            </w:pPr>
            <w:r>
              <w:rPr>
                <w:rFonts w:ascii="Arial" w:hAnsi="Arial"/>
              </w:rPr>
              <w:t>(</w:t>
            </w:r>
            <w:r w:rsidR="00F81C08">
              <w:rPr>
                <w:rFonts w:ascii="Arial" w:hAnsi="Arial"/>
              </w:rPr>
              <w:t xml:space="preserve">216 </w:t>
            </w:r>
            <w:r>
              <w:rPr>
                <w:rFonts w:ascii="Arial" w:hAnsi="Arial"/>
              </w:rPr>
              <w:t>hours)</w:t>
            </w:r>
          </w:p>
        </w:tc>
        <w:tc>
          <w:tcPr>
            <w:tcW w:w="1598" w:type="dxa"/>
            <w:vAlign w:val="center"/>
          </w:tcPr>
          <w:p w14:paraId="23436B0A" w14:textId="77777777" w:rsidR="00B4545F" w:rsidRDefault="00B4545F" w:rsidP="00CC3DD1">
            <w:pPr>
              <w:tabs>
                <w:tab w:val="left" w:pos="952"/>
              </w:tabs>
              <w:jc w:val="center"/>
              <w:rPr>
                <w:rFonts w:ascii="Arial" w:hAnsi="Arial"/>
              </w:rPr>
            </w:pPr>
            <w:r>
              <w:rPr>
                <w:rFonts w:ascii="Arial" w:hAnsi="Arial"/>
              </w:rPr>
              <w:t>40 days</w:t>
            </w:r>
          </w:p>
          <w:p w14:paraId="6C6E1939" w14:textId="77777777" w:rsidR="00B4545F" w:rsidRDefault="00B4545F" w:rsidP="00CC3DD1">
            <w:pPr>
              <w:tabs>
                <w:tab w:val="left" w:pos="952"/>
              </w:tabs>
              <w:jc w:val="center"/>
              <w:rPr>
                <w:rFonts w:ascii="Arial" w:hAnsi="Arial"/>
              </w:rPr>
            </w:pPr>
            <w:r>
              <w:rPr>
                <w:rFonts w:ascii="Arial" w:hAnsi="Arial"/>
              </w:rPr>
              <w:t>(320 hours)</w:t>
            </w:r>
          </w:p>
        </w:tc>
      </w:tr>
    </w:tbl>
    <w:p w14:paraId="36A4BC8C" w14:textId="77777777" w:rsidR="00B4545F" w:rsidRDefault="00B4545F" w:rsidP="00B4545F">
      <w:pPr>
        <w:pStyle w:val="BodyTextIndent"/>
        <w:ind w:left="1620"/>
        <w:jc w:val="both"/>
      </w:pPr>
      <w:r>
        <w:t>*Annual PTO Accruals are based on an employee having 2080 paid hours per year (40 hours per week).</w:t>
      </w:r>
    </w:p>
    <w:p w14:paraId="68E21947" w14:textId="77777777" w:rsidR="00B4545F" w:rsidRDefault="00B4545F" w:rsidP="00B4545F">
      <w:pPr>
        <w:pStyle w:val="BodyTextIndent"/>
        <w:ind w:left="1620"/>
        <w:jc w:val="both"/>
      </w:pPr>
      <w:r>
        <w:t>**No PTO hours will accrue beyond the maximum accruals listed.</w:t>
      </w:r>
    </w:p>
    <w:p w14:paraId="44F0B181" w14:textId="77777777" w:rsidR="00B4545F" w:rsidRDefault="00B4545F" w:rsidP="00B4545F">
      <w:pPr>
        <w:ind w:left="1620"/>
        <w:jc w:val="both"/>
        <w:rPr>
          <w:rFonts w:ascii="Arial" w:hAnsi="Arial"/>
        </w:rPr>
      </w:pPr>
    </w:p>
    <w:p w14:paraId="60D66D3D" w14:textId="77777777" w:rsidR="00B4545F" w:rsidRDefault="00B4545F" w:rsidP="00B4545F">
      <w:pPr>
        <w:pStyle w:val="Heading3"/>
        <w:keepNext w:val="0"/>
        <w:widowControl w:val="0"/>
        <w:ind w:left="1627"/>
        <w:jc w:val="both"/>
      </w:pPr>
      <w:r>
        <w:t>PTO Cash-Out Option</w:t>
      </w:r>
    </w:p>
    <w:p w14:paraId="1D29B306" w14:textId="77777777" w:rsidR="00B4545F" w:rsidRDefault="00B4545F" w:rsidP="00B4545F">
      <w:pPr>
        <w:numPr>
          <w:ilvl w:val="0"/>
          <w:numId w:val="2"/>
        </w:numPr>
        <w:tabs>
          <w:tab w:val="clear" w:pos="1980"/>
          <w:tab w:val="num" w:pos="2160"/>
        </w:tabs>
        <w:ind w:left="2160"/>
        <w:jc w:val="both"/>
        <w:rPr>
          <w:rFonts w:ascii="Arial" w:hAnsi="Arial"/>
        </w:rPr>
      </w:pPr>
      <w:r>
        <w:rPr>
          <w:rFonts w:ascii="Arial" w:hAnsi="Arial"/>
        </w:rPr>
        <w:t xml:space="preserve">Once per year, employees may cash out a maximum of 40 hours of PTO from their PTO bank.  Employees who choose this option must leave at least 80 hours </w:t>
      </w:r>
      <w:r w:rsidR="00637F85">
        <w:rPr>
          <w:rFonts w:ascii="Arial" w:hAnsi="Arial"/>
        </w:rPr>
        <w:t xml:space="preserve">remaining </w:t>
      </w:r>
      <w:r>
        <w:rPr>
          <w:rFonts w:ascii="Arial" w:hAnsi="Arial"/>
        </w:rPr>
        <w:t>in their PTO bank.  In the event that a request to cash out PTO results in the employee’s balance breaching the 80 hour threshold, the request will be adjusted accordingly.</w:t>
      </w:r>
    </w:p>
    <w:p w14:paraId="63C5BC4D" w14:textId="77777777" w:rsidR="00B4545F" w:rsidRDefault="00B4545F" w:rsidP="00B4545F">
      <w:pPr>
        <w:numPr>
          <w:ilvl w:val="0"/>
          <w:numId w:val="2"/>
        </w:numPr>
        <w:tabs>
          <w:tab w:val="clear" w:pos="1980"/>
          <w:tab w:val="num" w:pos="2160"/>
        </w:tabs>
        <w:ind w:left="2160"/>
        <w:jc w:val="both"/>
        <w:rPr>
          <w:rFonts w:ascii="Arial" w:hAnsi="Arial"/>
        </w:rPr>
      </w:pPr>
      <w:r>
        <w:rPr>
          <w:rFonts w:ascii="Arial" w:hAnsi="Arial"/>
        </w:rPr>
        <w:t xml:space="preserve">Employees who wish to cash out a portion of their PTO bank must submit the </w:t>
      </w:r>
      <w:r>
        <w:rPr>
          <w:rFonts w:ascii="Arial" w:hAnsi="Arial"/>
          <w:i/>
        </w:rPr>
        <w:t>PTO Cash-Out Request</w:t>
      </w:r>
      <w:r>
        <w:rPr>
          <w:rFonts w:ascii="Arial" w:hAnsi="Arial"/>
        </w:rPr>
        <w:t xml:space="preserve"> Form in HR Actions to their Manager by October 1</w:t>
      </w:r>
      <w:r w:rsidRPr="009F6607">
        <w:rPr>
          <w:rFonts w:ascii="Arial" w:hAnsi="Arial"/>
          <w:vertAlign w:val="superscript"/>
        </w:rPr>
        <w:t>st</w:t>
      </w:r>
      <w:r>
        <w:rPr>
          <w:rFonts w:ascii="Arial" w:hAnsi="Arial"/>
        </w:rPr>
        <w:t xml:space="preserve">.  </w:t>
      </w:r>
    </w:p>
    <w:p w14:paraId="33D5CEFC" w14:textId="77777777" w:rsidR="00B4545F" w:rsidRDefault="00B4545F" w:rsidP="00B4545F">
      <w:pPr>
        <w:numPr>
          <w:ilvl w:val="0"/>
          <w:numId w:val="2"/>
        </w:numPr>
        <w:tabs>
          <w:tab w:val="clear" w:pos="1980"/>
          <w:tab w:val="num" w:pos="2160"/>
        </w:tabs>
        <w:ind w:left="2160"/>
        <w:jc w:val="both"/>
        <w:rPr>
          <w:rFonts w:ascii="Arial" w:hAnsi="Arial"/>
        </w:rPr>
      </w:pPr>
      <w:r>
        <w:rPr>
          <w:rFonts w:ascii="Arial" w:hAnsi="Arial"/>
        </w:rPr>
        <w:t xml:space="preserve">Employees will receive payment for their cashed out PTO in the second half of October.    </w:t>
      </w:r>
    </w:p>
    <w:p w14:paraId="2C725A70" w14:textId="77777777" w:rsidR="00B4545F" w:rsidRPr="0088016E" w:rsidRDefault="00B4545F" w:rsidP="00B4545F"/>
    <w:p w14:paraId="3A0439B4" w14:textId="77777777" w:rsidR="00B4545F" w:rsidRDefault="00B4545F" w:rsidP="00B4545F">
      <w:pPr>
        <w:pStyle w:val="Heading3"/>
        <w:keepNext w:val="0"/>
        <w:widowControl w:val="0"/>
        <w:ind w:left="1627"/>
        <w:jc w:val="both"/>
      </w:pPr>
      <w:r>
        <w:t>Use and Scheduling of PTO</w:t>
      </w:r>
    </w:p>
    <w:p w14:paraId="4F267F03" w14:textId="77777777" w:rsidR="00B4545F" w:rsidRDefault="00B4545F" w:rsidP="00B4545F">
      <w:pPr>
        <w:numPr>
          <w:ilvl w:val="0"/>
          <w:numId w:val="2"/>
        </w:numPr>
        <w:tabs>
          <w:tab w:val="clear" w:pos="1980"/>
          <w:tab w:val="num" w:pos="2160"/>
        </w:tabs>
        <w:ind w:left="2160"/>
        <w:jc w:val="both"/>
        <w:rPr>
          <w:rFonts w:ascii="Arial" w:hAnsi="Arial"/>
        </w:rPr>
      </w:pPr>
      <w:r>
        <w:rPr>
          <w:rFonts w:ascii="Arial" w:hAnsi="Arial"/>
        </w:rPr>
        <w:t>Whenever possible, PTO must be scheduled in advance for time off for vacations, personal leave appointments or other reasons (Planned PTO).  It is subject to supervisory approval, department staffing needs and established departmental procedures.</w:t>
      </w:r>
    </w:p>
    <w:p w14:paraId="12E38104" w14:textId="77777777" w:rsidR="00B4545F" w:rsidRPr="00996FEB" w:rsidRDefault="00B4545F" w:rsidP="00B4545F">
      <w:pPr>
        <w:numPr>
          <w:ilvl w:val="0"/>
          <w:numId w:val="2"/>
        </w:numPr>
        <w:tabs>
          <w:tab w:val="clear" w:pos="1980"/>
          <w:tab w:val="num" w:pos="2160"/>
        </w:tabs>
        <w:ind w:left="2160"/>
        <w:jc w:val="both"/>
        <w:rPr>
          <w:rFonts w:ascii="Arial" w:hAnsi="Arial"/>
        </w:rPr>
      </w:pPr>
      <w:r>
        <w:rPr>
          <w:rFonts w:ascii="Arial" w:hAnsi="Arial"/>
        </w:rPr>
        <w:t>If it is not possible to plan PTO in advance due to unforeseen circumstances, such as illness, Unplanned PTO will be applied.</w:t>
      </w:r>
    </w:p>
    <w:p w14:paraId="3CD931A6" w14:textId="77777777" w:rsidR="00B4545F" w:rsidRDefault="00B4545F" w:rsidP="00B4545F">
      <w:pPr>
        <w:numPr>
          <w:ilvl w:val="0"/>
          <w:numId w:val="2"/>
        </w:numPr>
        <w:tabs>
          <w:tab w:val="clear" w:pos="1980"/>
          <w:tab w:val="num" w:pos="2160"/>
        </w:tabs>
        <w:ind w:left="2160"/>
        <w:jc w:val="both"/>
        <w:rPr>
          <w:rFonts w:ascii="Arial" w:hAnsi="Arial"/>
        </w:rPr>
      </w:pPr>
      <w:r>
        <w:rPr>
          <w:rFonts w:ascii="Arial" w:hAnsi="Arial"/>
        </w:rPr>
        <w:t>PTO is paid at the employee’s straight time rate.</w:t>
      </w:r>
    </w:p>
    <w:p w14:paraId="735273CF" w14:textId="77777777" w:rsidR="00B4545F" w:rsidRDefault="00B4545F" w:rsidP="00B4545F">
      <w:pPr>
        <w:numPr>
          <w:ilvl w:val="0"/>
          <w:numId w:val="2"/>
        </w:numPr>
        <w:tabs>
          <w:tab w:val="clear" w:pos="1980"/>
          <w:tab w:val="num" w:pos="2160"/>
        </w:tabs>
        <w:ind w:left="2160"/>
        <w:jc w:val="both"/>
        <w:rPr>
          <w:rFonts w:ascii="Arial" w:hAnsi="Arial"/>
        </w:rPr>
      </w:pPr>
      <w:r>
        <w:rPr>
          <w:rFonts w:ascii="Arial" w:hAnsi="Arial"/>
        </w:rPr>
        <w:t>PTO is not part of any overtime calculation.</w:t>
      </w:r>
    </w:p>
    <w:p w14:paraId="3D31C97B" w14:textId="77777777" w:rsidR="00B4545F" w:rsidRDefault="00B4545F" w:rsidP="00B4545F">
      <w:pPr>
        <w:numPr>
          <w:ilvl w:val="0"/>
          <w:numId w:val="2"/>
        </w:numPr>
        <w:tabs>
          <w:tab w:val="clear" w:pos="1980"/>
          <w:tab w:val="num" w:pos="2160"/>
        </w:tabs>
        <w:ind w:left="2160"/>
        <w:jc w:val="both"/>
        <w:rPr>
          <w:rFonts w:ascii="Arial" w:hAnsi="Arial"/>
        </w:rPr>
      </w:pPr>
      <w:r>
        <w:rPr>
          <w:rFonts w:ascii="Arial" w:hAnsi="Arial"/>
        </w:rPr>
        <w:t>Employees are required to use available PTO when taking time off from work with the exception of WHA requested absence due to low workload or clinic closure</w:t>
      </w:r>
      <w:r w:rsidR="00315E8A">
        <w:rPr>
          <w:rFonts w:ascii="Arial" w:hAnsi="Arial"/>
        </w:rPr>
        <w:t xml:space="preserve"> and with the </w:t>
      </w:r>
      <w:r w:rsidR="00315E8A" w:rsidRPr="008C2A85">
        <w:rPr>
          <w:rFonts w:ascii="Arial" w:hAnsi="Arial"/>
        </w:rPr>
        <w:t>exception of if an employee has an approved Oregon Paid Family Medical Leave (OPFML) claim with the state of Oregon and has supplied documentation of the approved claim to Human Resources. Individuals with an approved OPFML claim can choose if they wish to supplement their state benefit with PTO, or reserve PTO for future use.</w:t>
      </w:r>
      <w:del w:id="0" w:author="Heather Holz" w:date="2023-07-17T09:58:00Z">
        <w:r w:rsidDel="00315E8A">
          <w:rPr>
            <w:rFonts w:ascii="Arial" w:hAnsi="Arial"/>
          </w:rPr>
          <w:delText>.</w:delText>
        </w:r>
      </w:del>
    </w:p>
    <w:p w14:paraId="3A0B4222" w14:textId="77777777" w:rsidR="00B4545F" w:rsidRDefault="00B4545F" w:rsidP="00B4545F">
      <w:pPr>
        <w:numPr>
          <w:ilvl w:val="0"/>
          <w:numId w:val="2"/>
        </w:numPr>
        <w:tabs>
          <w:tab w:val="clear" w:pos="1980"/>
          <w:tab w:val="num" w:pos="2160"/>
        </w:tabs>
        <w:ind w:left="2160"/>
        <w:jc w:val="both"/>
        <w:rPr>
          <w:rFonts w:ascii="Arial" w:hAnsi="Arial"/>
        </w:rPr>
      </w:pPr>
      <w:r>
        <w:rPr>
          <w:rFonts w:ascii="Arial" w:hAnsi="Arial"/>
        </w:rPr>
        <w:t>Non-exempt employees may take PTO in quarter of an hour increments.</w:t>
      </w:r>
    </w:p>
    <w:p w14:paraId="5CF4F302" w14:textId="77777777" w:rsidR="00B4545F" w:rsidRDefault="00B4545F" w:rsidP="00B4545F">
      <w:pPr>
        <w:numPr>
          <w:ilvl w:val="0"/>
          <w:numId w:val="2"/>
        </w:numPr>
        <w:tabs>
          <w:tab w:val="clear" w:pos="1980"/>
          <w:tab w:val="num" w:pos="2160"/>
        </w:tabs>
        <w:ind w:left="2160"/>
        <w:jc w:val="both"/>
        <w:rPr>
          <w:rFonts w:ascii="Arial" w:hAnsi="Arial"/>
        </w:rPr>
      </w:pPr>
      <w:r>
        <w:rPr>
          <w:rFonts w:ascii="Arial" w:hAnsi="Arial"/>
        </w:rPr>
        <w:t>Employees may not borrow against their PTO banks.  (Exception: Exempt employees are required to supplement holiday pay with PTO in order to cover their regularly scheduled hours.)</w:t>
      </w:r>
    </w:p>
    <w:p w14:paraId="3C1B79B4" w14:textId="77777777" w:rsidR="00B4545F" w:rsidRDefault="00B4545F" w:rsidP="00B4545F">
      <w:pPr>
        <w:numPr>
          <w:ilvl w:val="0"/>
          <w:numId w:val="2"/>
        </w:numPr>
        <w:tabs>
          <w:tab w:val="clear" w:pos="1980"/>
          <w:tab w:val="num" w:pos="2160"/>
        </w:tabs>
        <w:ind w:left="2160"/>
        <w:jc w:val="both"/>
        <w:rPr>
          <w:rFonts w:ascii="Arial" w:hAnsi="Arial"/>
        </w:rPr>
      </w:pPr>
      <w:r>
        <w:rPr>
          <w:rFonts w:ascii="Arial" w:hAnsi="Arial"/>
        </w:rPr>
        <w:lastRenderedPageBreak/>
        <w:t>When PTO is used, an employee is required to request payment of PTO hours according to his/her regularly scheduled workday.  For example, if an employee works a six-hour day, he/she would request six hours of PTO when taking that day off.</w:t>
      </w:r>
    </w:p>
    <w:p w14:paraId="0518D067" w14:textId="77777777" w:rsidR="00B4545F" w:rsidRDefault="00B4545F" w:rsidP="00B4545F">
      <w:pPr>
        <w:numPr>
          <w:ilvl w:val="0"/>
          <w:numId w:val="2"/>
        </w:numPr>
        <w:tabs>
          <w:tab w:val="clear" w:pos="1980"/>
          <w:tab w:val="num" w:pos="2160"/>
        </w:tabs>
        <w:ind w:left="2160"/>
        <w:jc w:val="both"/>
        <w:rPr>
          <w:rFonts w:ascii="Arial" w:hAnsi="Arial"/>
        </w:rPr>
      </w:pPr>
      <w:r>
        <w:rPr>
          <w:rFonts w:ascii="Arial" w:hAnsi="Arial"/>
        </w:rPr>
        <w:t>Bereavement leave and jury duty leave are paid separately and do not require PTO usage.</w:t>
      </w:r>
    </w:p>
    <w:p w14:paraId="23FFA303" w14:textId="77777777" w:rsidR="00B4545F" w:rsidRDefault="00B4545F" w:rsidP="00B4545F">
      <w:pPr>
        <w:numPr>
          <w:ilvl w:val="0"/>
          <w:numId w:val="2"/>
        </w:numPr>
        <w:tabs>
          <w:tab w:val="clear" w:pos="1980"/>
          <w:tab w:val="num" w:pos="2160"/>
        </w:tabs>
        <w:ind w:left="2160"/>
        <w:jc w:val="both"/>
        <w:rPr>
          <w:rFonts w:ascii="Arial" w:hAnsi="Arial"/>
        </w:rPr>
      </w:pPr>
      <w:r>
        <w:rPr>
          <w:rFonts w:ascii="Arial" w:hAnsi="Arial"/>
        </w:rPr>
        <w:t>Employees who exhaust their PTO for non-sick leave purposes are not entitled to any additional paid sick leave.</w:t>
      </w:r>
    </w:p>
    <w:p w14:paraId="211D6848" w14:textId="77777777" w:rsidR="00B4545F" w:rsidRDefault="00B4545F" w:rsidP="00B4545F">
      <w:pPr>
        <w:jc w:val="both"/>
        <w:rPr>
          <w:rFonts w:ascii="Arial" w:hAnsi="Arial"/>
        </w:rPr>
      </w:pPr>
    </w:p>
    <w:p w14:paraId="003662DC" w14:textId="77777777" w:rsidR="00B4545F" w:rsidRDefault="00B4545F" w:rsidP="00B4545F">
      <w:pPr>
        <w:pStyle w:val="Heading3"/>
        <w:ind w:left="1620"/>
        <w:jc w:val="both"/>
      </w:pPr>
      <w:r>
        <w:t>Payment upon Termination or Reduction of Work Hours</w:t>
      </w:r>
    </w:p>
    <w:p w14:paraId="417B3716" w14:textId="77777777" w:rsidR="00B4545F" w:rsidRDefault="00B4545F" w:rsidP="00B4545F">
      <w:pPr>
        <w:numPr>
          <w:ilvl w:val="0"/>
          <w:numId w:val="1"/>
        </w:numPr>
        <w:jc w:val="both"/>
        <w:rPr>
          <w:rFonts w:ascii="Arial" w:hAnsi="Arial"/>
        </w:rPr>
      </w:pPr>
      <w:r>
        <w:rPr>
          <w:rFonts w:ascii="Arial" w:hAnsi="Arial"/>
        </w:rPr>
        <w:t xml:space="preserve">An employee will be paid upon resignation, separation, or retirement for all PTO hours accumulated but not used if a two week written notice is given to their manager. (This may be done electronically, via HR Actions, if desired.).  However, no payment for accumulated PTO will be made if the employee fails to give two week notice of their resignation.  Accumulated PTO may not be used in lieu of proper notice. </w:t>
      </w:r>
    </w:p>
    <w:p w14:paraId="2EFD246E" w14:textId="77777777" w:rsidR="00B4545F" w:rsidRPr="00103517" w:rsidRDefault="00B4545F" w:rsidP="00B4545F">
      <w:pPr>
        <w:numPr>
          <w:ilvl w:val="0"/>
          <w:numId w:val="1"/>
        </w:numPr>
        <w:jc w:val="both"/>
        <w:rPr>
          <w:rFonts w:ascii="Arial" w:hAnsi="Arial"/>
        </w:rPr>
      </w:pPr>
      <w:r>
        <w:rPr>
          <w:rFonts w:ascii="Arial" w:hAnsi="Arial"/>
        </w:rPr>
        <w:t>Employees whose scheduled hours drop below 20 per week will have all but 40 hours of PTO cashed on the first paycheck after the reduction of hours.</w:t>
      </w:r>
    </w:p>
    <w:p w14:paraId="406B653B" w14:textId="77777777" w:rsidR="00B4545F" w:rsidRDefault="00B4545F" w:rsidP="00B4545F">
      <w:pPr>
        <w:jc w:val="both"/>
        <w:rPr>
          <w:rFonts w:ascii="Arial" w:hAnsi="Arial"/>
        </w:rPr>
      </w:pPr>
    </w:p>
    <w:p w14:paraId="73175708" w14:textId="77777777" w:rsidR="00B4545F" w:rsidRDefault="00B4545F" w:rsidP="00B4545F">
      <w:pPr>
        <w:jc w:val="both"/>
        <w:rPr>
          <w:rFonts w:ascii="Arial" w:hAnsi="Arial"/>
        </w:rPr>
      </w:pPr>
    </w:p>
    <w:p w14:paraId="6172BC80" w14:textId="77777777" w:rsidR="00B4545F" w:rsidRDefault="00B4545F" w:rsidP="00B4545F">
      <w:pPr>
        <w:ind w:left="1440"/>
        <w:jc w:val="both"/>
        <w:rPr>
          <w:rFonts w:ascii="Arial" w:hAnsi="Arial"/>
          <w:b/>
          <w:u w:val="single"/>
        </w:rPr>
      </w:pPr>
      <w:r w:rsidRPr="00F64DC3">
        <w:rPr>
          <w:rFonts w:ascii="Arial" w:hAnsi="Arial"/>
          <w:b/>
        </w:rPr>
        <w:t xml:space="preserve">   </w:t>
      </w:r>
      <w:r>
        <w:rPr>
          <w:rFonts w:ascii="Arial" w:hAnsi="Arial"/>
          <w:b/>
          <w:u w:val="single"/>
        </w:rPr>
        <w:t>HOLIDAYS</w:t>
      </w:r>
    </w:p>
    <w:p w14:paraId="09B6583D" w14:textId="77777777" w:rsidR="00B4545F" w:rsidRDefault="00B4545F" w:rsidP="00B4545F">
      <w:pPr>
        <w:ind w:left="1440"/>
        <w:jc w:val="both"/>
        <w:rPr>
          <w:rFonts w:ascii="Arial" w:hAnsi="Arial"/>
          <w:b/>
          <w:u w:val="single"/>
        </w:rPr>
      </w:pPr>
    </w:p>
    <w:p w14:paraId="3363D88E" w14:textId="77777777" w:rsidR="00B4545F" w:rsidRPr="00F64DC3" w:rsidRDefault="00B4545F" w:rsidP="00B4545F">
      <w:pPr>
        <w:ind w:left="1620" w:hanging="1620"/>
        <w:jc w:val="both"/>
        <w:rPr>
          <w:rFonts w:ascii="Arial" w:hAnsi="Arial" w:cs="Arial"/>
          <w:b/>
        </w:rPr>
      </w:pPr>
      <w:r w:rsidRPr="00F64DC3">
        <w:rPr>
          <w:rFonts w:ascii="Arial" w:hAnsi="Arial" w:cs="Arial"/>
          <w:b/>
        </w:rPr>
        <w:t>POLICY:</w:t>
      </w:r>
      <w:r w:rsidRPr="00F64DC3">
        <w:rPr>
          <w:rFonts w:ascii="Arial" w:hAnsi="Arial" w:cs="Arial"/>
          <w:b/>
        </w:rPr>
        <w:tab/>
      </w:r>
      <w:r w:rsidRPr="00F64DC3">
        <w:rPr>
          <w:rFonts w:ascii="Arial" w:hAnsi="Arial" w:cs="Arial"/>
        </w:rPr>
        <w:t xml:space="preserve">Women’s Healthcare Associates (WHA) recognizes certain days of religious and historic importance as holidays and pays for time off on these days.  In addition, our company recognizes our employees’ diverse needs for holidays and time off from work.  </w:t>
      </w:r>
    </w:p>
    <w:p w14:paraId="18778280" w14:textId="77777777" w:rsidR="00B4545F" w:rsidRPr="00F64DC3" w:rsidRDefault="00B4545F" w:rsidP="00B4545F">
      <w:pPr>
        <w:jc w:val="both"/>
        <w:rPr>
          <w:rFonts w:ascii="Arial" w:hAnsi="Arial" w:cs="Arial"/>
        </w:rPr>
      </w:pPr>
    </w:p>
    <w:p w14:paraId="3BD623D8" w14:textId="77777777" w:rsidR="00B4545F" w:rsidRPr="00F64DC3" w:rsidRDefault="00B4545F" w:rsidP="00B4545F">
      <w:pPr>
        <w:widowControl w:val="0"/>
        <w:tabs>
          <w:tab w:val="left" w:pos="1620"/>
        </w:tabs>
        <w:jc w:val="both"/>
        <w:rPr>
          <w:rFonts w:ascii="Arial" w:hAnsi="Arial" w:cs="Arial"/>
          <w:b/>
        </w:rPr>
      </w:pPr>
      <w:r w:rsidRPr="00F64DC3">
        <w:rPr>
          <w:rFonts w:ascii="Arial" w:hAnsi="Arial" w:cs="Arial"/>
          <w:b/>
        </w:rPr>
        <w:t>PROCEDURE:</w:t>
      </w:r>
      <w:r w:rsidRPr="00F64DC3">
        <w:rPr>
          <w:rFonts w:ascii="Arial" w:hAnsi="Arial" w:cs="Arial"/>
          <w:b/>
        </w:rPr>
        <w:tab/>
        <w:t>Eligibility</w:t>
      </w:r>
    </w:p>
    <w:p w14:paraId="2129E9EA" w14:textId="77777777" w:rsidR="00B4545F" w:rsidRPr="00103517" w:rsidRDefault="00B4545F" w:rsidP="00B4545F">
      <w:pPr>
        <w:pStyle w:val="ListParagraph"/>
        <w:widowControl w:val="0"/>
        <w:numPr>
          <w:ilvl w:val="0"/>
          <w:numId w:val="4"/>
        </w:numPr>
        <w:tabs>
          <w:tab w:val="num" w:pos="1980"/>
        </w:tabs>
        <w:jc w:val="both"/>
        <w:rPr>
          <w:rFonts w:cs="Arial"/>
        </w:rPr>
      </w:pPr>
      <w:r w:rsidRPr="00103517">
        <w:rPr>
          <w:rFonts w:cs="Arial"/>
        </w:rPr>
        <w:t>All benefits eligible employees are eligible for holiday pay upon date of hire.</w:t>
      </w:r>
    </w:p>
    <w:p w14:paraId="5FFF84AE" w14:textId="77777777" w:rsidR="00B4545F" w:rsidRPr="00103517" w:rsidRDefault="00B4545F" w:rsidP="00B4545F">
      <w:pPr>
        <w:pStyle w:val="ListParagraph"/>
        <w:widowControl w:val="0"/>
        <w:numPr>
          <w:ilvl w:val="0"/>
          <w:numId w:val="4"/>
        </w:numPr>
        <w:jc w:val="both"/>
        <w:rPr>
          <w:rFonts w:cs="Arial"/>
        </w:rPr>
      </w:pPr>
      <w:r w:rsidRPr="00103517">
        <w:rPr>
          <w:rFonts w:cs="Arial"/>
        </w:rPr>
        <w:t>Temporary employees are not eligible for holiday pay.</w:t>
      </w:r>
    </w:p>
    <w:p w14:paraId="6891FCC5" w14:textId="77777777" w:rsidR="00B4545F" w:rsidRPr="00F9183A" w:rsidRDefault="00B4545F" w:rsidP="00B4545F">
      <w:pPr>
        <w:pStyle w:val="ListParagraph"/>
        <w:widowControl w:val="0"/>
        <w:numPr>
          <w:ilvl w:val="0"/>
          <w:numId w:val="4"/>
        </w:numPr>
        <w:jc w:val="both"/>
        <w:rPr>
          <w:rFonts w:cs="Arial"/>
        </w:rPr>
      </w:pPr>
      <w:r w:rsidRPr="00F9183A">
        <w:rPr>
          <w:rFonts w:cs="Arial"/>
        </w:rPr>
        <w:t xml:space="preserve">Whenever the holiday falls on a Saturday or Sunday, the preceding Friday or the following Monday (whichever is closer) will be recognized as the paid holiday.  </w:t>
      </w:r>
    </w:p>
    <w:p w14:paraId="439B118B" w14:textId="77777777" w:rsidR="00B4545F" w:rsidRPr="00F64DC3" w:rsidRDefault="00B4545F" w:rsidP="00B4545F">
      <w:pPr>
        <w:pStyle w:val="ListParagraph"/>
        <w:widowControl w:val="0"/>
        <w:numPr>
          <w:ilvl w:val="0"/>
          <w:numId w:val="4"/>
        </w:numPr>
        <w:jc w:val="both"/>
        <w:rPr>
          <w:rFonts w:cs="Arial"/>
        </w:rPr>
      </w:pPr>
      <w:r w:rsidRPr="00BD639E">
        <w:rPr>
          <w:rFonts w:cs="Arial"/>
        </w:rPr>
        <w:t>Holiday pay for full time employees will be paid at eight hours at the employee’s regular straight-time rate. Part-time employees (at least 20 hours per week and under 40 hours per week) holiday pay will be pro-rated.  Part time employees may add PTO hours to reach their normally s</w:t>
      </w:r>
      <w:r w:rsidRPr="00F64DC3">
        <w:rPr>
          <w:rFonts w:cs="Arial"/>
        </w:rPr>
        <w:t>cheduled work day hours on the holiday.</w:t>
      </w:r>
    </w:p>
    <w:p w14:paraId="2EFCE4A1" w14:textId="77777777" w:rsidR="00B4545F" w:rsidRPr="00F64DC3" w:rsidRDefault="00B4545F" w:rsidP="00B4545F">
      <w:pPr>
        <w:pStyle w:val="ListParagraph"/>
        <w:widowControl w:val="0"/>
        <w:numPr>
          <w:ilvl w:val="0"/>
          <w:numId w:val="4"/>
        </w:numPr>
        <w:jc w:val="both"/>
        <w:rPr>
          <w:rFonts w:cs="Arial"/>
        </w:rPr>
      </w:pPr>
      <w:r w:rsidRPr="00F64DC3">
        <w:rPr>
          <w:rFonts w:cs="Arial"/>
        </w:rPr>
        <w:t>Exempt employees whose holiday pay does not cover their entire shift (either because their scheduled shift is longer than 8 hours per day or because they receive prorated holiday benefits) will be required use PTO to make up the difference, even if it causes their PTO balance to go negative.</w:t>
      </w:r>
    </w:p>
    <w:p w14:paraId="36DBB3E1" w14:textId="77777777" w:rsidR="00B4545F" w:rsidRPr="00F64DC3" w:rsidRDefault="00B4545F" w:rsidP="00B4545F">
      <w:pPr>
        <w:pStyle w:val="ListParagraph"/>
        <w:widowControl w:val="0"/>
        <w:numPr>
          <w:ilvl w:val="0"/>
          <w:numId w:val="4"/>
        </w:numPr>
        <w:jc w:val="both"/>
        <w:rPr>
          <w:rFonts w:cs="Arial"/>
        </w:rPr>
      </w:pPr>
      <w:r w:rsidRPr="00F64DC3">
        <w:rPr>
          <w:rFonts w:cs="Arial"/>
        </w:rPr>
        <w:t>Employees on an unpaid leave of absence are not eligible for Holiday Pay.</w:t>
      </w:r>
    </w:p>
    <w:p w14:paraId="25908BD7" w14:textId="77777777" w:rsidR="00B4545F" w:rsidRPr="00F64DC3" w:rsidRDefault="00B4545F" w:rsidP="00B4545F">
      <w:pPr>
        <w:pStyle w:val="ListParagraph"/>
        <w:widowControl w:val="0"/>
        <w:numPr>
          <w:ilvl w:val="0"/>
          <w:numId w:val="4"/>
        </w:numPr>
        <w:jc w:val="both"/>
        <w:rPr>
          <w:rFonts w:cs="Arial"/>
        </w:rPr>
      </w:pPr>
      <w:r w:rsidRPr="00F64DC3">
        <w:rPr>
          <w:rFonts w:cs="Arial"/>
        </w:rPr>
        <w:t>Holiday time off is not considered as time worked in the computation of overtime.</w:t>
      </w:r>
    </w:p>
    <w:p w14:paraId="35518D6D" w14:textId="77777777" w:rsidR="00B4545F" w:rsidRPr="00F64DC3" w:rsidRDefault="00B4545F" w:rsidP="00B4545F">
      <w:pPr>
        <w:pStyle w:val="ListParagraph"/>
        <w:widowControl w:val="0"/>
        <w:numPr>
          <w:ilvl w:val="0"/>
          <w:numId w:val="4"/>
        </w:numPr>
        <w:jc w:val="both"/>
        <w:rPr>
          <w:rFonts w:cs="Arial"/>
        </w:rPr>
      </w:pPr>
      <w:r w:rsidRPr="00F64DC3">
        <w:rPr>
          <w:rFonts w:cs="Arial"/>
        </w:rPr>
        <w:t>An hourly employee who is not scheduled to work on the recognized holiday will still be paid holiday pay for that day, thus potentially receiving pay for more hours that week.  Exempt employees who are not scheduled to work on the recognized holiday will still be paid holiday pay for that day, but may arrange with their manager to take the time off on another day.</w:t>
      </w:r>
    </w:p>
    <w:p w14:paraId="14AB4BAB" w14:textId="77777777" w:rsidR="00B4545F" w:rsidRPr="00F64DC3" w:rsidRDefault="00B4545F" w:rsidP="00B4545F">
      <w:pPr>
        <w:jc w:val="both"/>
        <w:rPr>
          <w:rFonts w:ascii="Arial" w:hAnsi="Arial" w:cs="Arial"/>
        </w:rPr>
      </w:pPr>
    </w:p>
    <w:p w14:paraId="0A829406" w14:textId="77777777" w:rsidR="00B4545F" w:rsidRPr="00F64DC3" w:rsidRDefault="00B4545F" w:rsidP="00B4545F">
      <w:pPr>
        <w:widowControl w:val="0"/>
        <w:ind w:left="1620"/>
        <w:jc w:val="both"/>
        <w:rPr>
          <w:rFonts w:ascii="Arial" w:hAnsi="Arial" w:cs="Arial"/>
          <w:b/>
        </w:rPr>
      </w:pPr>
      <w:r w:rsidRPr="00F64DC3">
        <w:rPr>
          <w:rFonts w:ascii="Arial" w:hAnsi="Arial" w:cs="Arial"/>
          <w:b/>
        </w:rPr>
        <w:t xml:space="preserve">Holidays When WHA Facilities Are Closed </w:t>
      </w:r>
    </w:p>
    <w:p w14:paraId="4E7566CC" w14:textId="77777777" w:rsidR="00B4545F" w:rsidRPr="00103517" w:rsidRDefault="00B4545F" w:rsidP="00B4545F">
      <w:pPr>
        <w:pStyle w:val="ListParagraph"/>
        <w:widowControl w:val="0"/>
        <w:numPr>
          <w:ilvl w:val="0"/>
          <w:numId w:val="5"/>
        </w:numPr>
        <w:jc w:val="both"/>
        <w:rPr>
          <w:rFonts w:cs="Arial"/>
          <w:b/>
        </w:rPr>
      </w:pPr>
      <w:r w:rsidRPr="00103517">
        <w:rPr>
          <w:rFonts w:cs="Arial"/>
        </w:rPr>
        <w:t xml:space="preserve">There are </w:t>
      </w:r>
      <w:r w:rsidR="00637F85">
        <w:rPr>
          <w:rFonts w:cs="Arial"/>
        </w:rPr>
        <w:t>eight</w:t>
      </w:r>
      <w:r w:rsidRPr="00103517">
        <w:rPr>
          <w:rFonts w:cs="Arial"/>
        </w:rPr>
        <w:t xml:space="preserve"> paid holidays each year.  They are: New Year’s Day, </w:t>
      </w:r>
      <w:r w:rsidR="00BB188C">
        <w:rPr>
          <w:rFonts w:cs="Arial"/>
        </w:rPr>
        <w:t xml:space="preserve">Martin Luther King Jr. Day, </w:t>
      </w:r>
      <w:r w:rsidRPr="00103517">
        <w:rPr>
          <w:rFonts w:cs="Arial"/>
        </w:rPr>
        <w:t>Memorial Day, Independence Day, Labor Day, Thanksgiving</w:t>
      </w:r>
      <w:r>
        <w:rPr>
          <w:rFonts w:cs="Arial"/>
        </w:rPr>
        <w:t xml:space="preserve">, </w:t>
      </w:r>
      <w:r w:rsidR="00BB188C">
        <w:rPr>
          <w:rFonts w:cs="Arial"/>
        </w:rPr>
        <w:t>the day after Thanksgiving,</w:t>
      </w:r>
      <w:r w:rsidRPr="00103517">
        <w:rPr>
          <w:rFonts w:cs="Arial"/>
        </w:rPr>
        <w:t xml:space="preserve"> and Christmas Day.  </w:t>
      </w:r>
    </w:p>
    <w:p w14:paraId="08F577EE" w14:textId="77777777" w:rsidR="00B4545F" w:rsidRPr="00F64DC3" w:rsidRDefault="00B4545F" w:rsidP="00B4545F">
      <w:pPr>
        <w:widowControl w:val="0"/>
        <w:jc w:val="both"/>
        <w:rPr>
          <w:rFonts w:ascii="Arial" w:hAnsi="Arial" w:cs="Arial"/>
          <w:b/>
        </w:rPr>
      </w:pPr>
    </w:p>
    <w:p w14:paraId="4C069471" w14:textId="77777777" w:rsidR="00B4545F" w:rsidRPr="00F64DC3" w:rsidRDefault="00B4545F" w:rsidP="00B4545F">
      <w:pPr>
        <w:widowControl w:val="0"/>
        <w:ind w:left="1620"/>
        <w:jc w:val="both"/>
        <w:rPr>
          <w:rFonts w:ascii="Arial" w:hAnsi="Arial" w:cs="Arial"/>
          <w:b/>
        </w:rPr>
      </w:pPr>
      <w:r w:rsidRPr="00F64DC3">
        <w:rPr>
          <w:rFonts w:ascii="Arial" w:hAnsi="Arial" w:cs="Arial"/>
          <w:b/>
        </w:rPr>
        <w:t>Holiday Eves</w:t>
      </w:r>
    </w:p>
    <w:p w14:paraId="3379889F" w14:textId="77777777" w:rsidR="00B4545F" w:rsidRPr="00F9183A" w:rsidRDefault="00B4545F" w:rsidP="00B4545F">
      <w:pPr>
        <w:pStyle w:val="ListParagraph"/>
        <w:widowControl w:val="0"/>
        <w:numPr>
          <w:ilvl w:val="0"/>
          <w:numId w:val="6"/>
        </w:numPr>
        <w:jc w:val="both"/>
        <w:rPr>
          <w:rFonts w:cs="Arial"/>
        </w:rPr>
      </w:pPr>
      <w:r w:rsidRPr="00103517">
        <w:rPr>
          <w:rFonts w:cs="Arial"/>
        </w:rPr>
        <w:t xml:space="preserve">On Christmas Eve, patients are scheduled through noon and the office closes at 1:00 </w:t>
      </w:r>
      <w:r w:rsidRPr="00103517">
        <w:rPr>
          <w:rFonts w:cs="Arial"/>
        </w:rPr>
        <w:lastRenderedPageBreak/>
        <w:t>p.m. or as soon as patient care is complete.  If they are scheduled to work, employees will be paid for their time worked plus 4 hours.  This paid time off will not reduce an employee’s PTO bank accruals.  The external phone calls will be transferred to the answering service as</w:t>
      </w:r>
      <w:r w:rsidRPr="00F9183A">
        <w:rPr>
          <w:rFonts w:cs="Arial"/>
        </w:rPr>
        <w:t xml:space="preserve"> of noon.  </w:t>
      </w:r>
    </w:p>
    <w:p w14:paraId="587AFFDF" w14:textId="77777777" w:rsidR="00B4545F" w:rsidRPr="00F64DC3" w:rsidRDefault="00B4545F" w:rsidP="00B4545F">
      <w:pPr>
        <w:pStyle w:val="ListParagraph"/>
        <w:widowControl w:val="0"/>
        <w:numPr>
          <w:ilvl w:val="0"/>
          <w:numId w:val="6"/>
        </w:numPr>
        <w:jc w:val="both"/>
        <w:rPr>
          <w:rFonts w:cs="Arial"/>
        </w:rPr>
      </w:pPr>
      <w:r w:rsidRPr="00BD639E">
        <w:rPr>
          <w:rFonts w:cs="Arial"/>
        </w:rPr>
        <w:t>On New Year’s Eve, patients are scheduled through 4:00 p.m. and the office closes at 5:00 p.m. or as soon as patient care is complete.  Employees will only be paid for the actual hours they work on New Year’s Eve.  If an employee works less than their regular shift on this day, the employee</w:t>
      </w:r>
      <w:r w:rsidRPr="00F64DC3">
        <w:rPr>
          <w:rFonts w:cs="Arial"/>
        </w:rPr>
        <w:t xml:space="preserve"> has the option of using PTO or taking the time unpaid.  The external phone calls will be transferred to the answering service as of 4:00 p.m.  </w:t>
      </w:r>
    </w:p>
    <w:p w14:paraId="01B6EC20" w14:textId="77777777" w:rsidR="00B4545F" w:rsidRDefault="00B4545F" w:rsidP="00B4545F">
      <w:pPr>
        <w:jc w:val="both"/>
        <w:rPr>
          <w:rFonts w:ascii="Arial" w:hAnsi="Arial"/>
        </w:rPr>
      </w:pPr>
    </w:p>
    <w:p w14:paraId="618D407E" w14:textId="77777777" w:rsidR="00B4545F" w:rsidRDefault="00B4545F" w:rsidP="00B4545F">
      <w:pPr>
        <w:jc w:val="both"/>
        <w:rPr>
          <w:rFonts w:ascii="Arial" w:hAnsi="Arial"/>
        </w:rPr>
      </w:pPr>
    </w:p>
    <w:p w14:paraId="02F01CD0" w14:textId="77777777" w:rsidR="00B4545F" w:rsidRDefault="00B4545F" w:rsidP="00B4545F">
      <w:pPr>
        <w:ind w:left="1620"/>
        <w:jc w:val="both"/>
        <w:rPr>
          <w:rFonts w:ascii="Arial" w:hAnsi="Arial"/>
          <w:b/>
          <w:u w:val="single"/>
        </w:rPr>
      </w:pPr>
      <w:r w:rsidRPr="00F64DC3">
        <w:rPr>
          <w:rFonts w:ascii="Arial" w:hAnsi="Arial"/>
          <w:b/>
          <w:u w:val="single"/>
        </w:rPr>
        <w:t>OREGON SICK LEAVE</w:t>
      </w:r>
    </w:p>
    <w:p w14:paraId="508E056B" w14:textId="77777777" w:rsidR="00B4545F" w:rsidRPr="00F64DC3" w:rsidRDefault="00B4545F" w:rsidP="00B4545F">
      <w:pPr>
        <w:ind w:left="1440"/>
        <w:jc w:val="both"/>
        <w:rPr>
          <w:rFonts w:ascii="Arial" w:hAnsi="Arial"/>
          <w:b/>
          <w:u w:val="single"/>
        </w:rPr>
      </w:pPr>
    </w:p>
    <w:p w14:paraId="7372BA01" w14:textId="77777777" w:rsidR="00B4545F" w:rsidRPr="001104F1" w:rsidRDefault="00B4545F" w:rsidP="00B4545F">
      <w:pPr>
        <w:ind w:left="1620" w:hanging="1620"/>
        <w:jc w:val="both"/>
        <w:rPr>
          <w:rFonts w:ascii="Arial" w:hAnsi="Arial"/>
          <w:b/>
        </w:rPr>
      </w:pPr>
      <w:r w:rsidRPr="00181657">
        <w:rPr>
          <w:rFonts w:ascii="Arial" w:hAnsi="Arial"/>
          <w:b/>
        </w:rPr>
        <w:t>POLICY:</w:t>
      </w:r>
      <w:r w:rsidRPr="00181657">
        <w:rPr>
          <w:rFonts w:ascii="Arial" w:hAnsi="Arial"/>
          <w:b/>
        </w:rPr>
        <w:tab/>
      </w:r>
      <w:r>
        <w:rPr>
          <w:rFonts w:ascii="Arial" w:hAnsi="Arial"/>
        </w:rPr>
        <w:t xml:space="preserve">For employees who are not covered on our PTO policy (who work less than 20 hours per week), Women’s Healthcare Associates offers paid sick leave.  In addition, all employees of WHA have job protection for up to 40 hours of sick leave per year.  </w:t>
      </w:r>
    </w:p>
    <w:p w14:paraId="1356AAEF" w14:textId="77777777" w:rsidR="00B4545F" w:rsidRDefault="00B4545F" w:rsidP="00B4545F">
      <w:pPr>
        <w:jc w:val="both"/>
        <w:rPr>
          <w:rFonts w:ascii="Arial" w:hAnsi="Arial"/>
        </w:rPr>
      </w:pPr>
    </w:p>
    <w:p w14:paraId="7EE83BF5" w14:textId="77777777" w:rsidR="00B4545F" w:rsidRPr="001238EB" w:rsidRDefault="00B4545F" w:rsidP="00B4545F">
      <w:pPr>
        <w:widowControl w:val="0"/>
        <w:tabs>
          <w:tab w:val="left" w:pos="1620"/>
          <w:tab w:val="left" w:pos="1890"/>
        </w:tabs>
        <w:jc w:val="both"/>
        <w:rPr>
          <w:rFonts w:ascii="Arial" w:hAnsi="Arial"/>
          <w:b/>
        </w:rPr>
      </w:pPr>
      <w:r w:rsidRPr="00181657">
        <w:rPr>
          <w:rFonts w:ascii="Arial" w:hAnsi="Arial"/>
          <w:b/>
        </w:rPr>
        <w:t>PROCEDURE:</w:t>
      </w:r>
      <w:r>
        <w:rPr>
          <w:rFonts w:ascii="Arial" w:hAnsi="Arial"/>
          <w:b/>
        </w:rPr>
        <w:tab/>
      </w:r>
      <w:r w:rsidRPr="004139DB">
        <w:rPr>
          <w:rFonts w:ascii="Arial" w:hAnsi="Arial"/>
          <w:b/>
        </w:rPr>
        <w:t>Eligibility</w:t>
      </w:r>
      <w:r>
        <w:rPr>
          <w:rFonts w:ascii="Arial" w:hAnsi="Arial"/>
        </w:rPr>
        <w:t xml:space="preserve">  </w:t>
      </w:r>
    </w:p>
    <w:p w14:paraId="2E511B7E" w14:textId="77777777" w:rsidR="00B4545F" w:rsidRDefault="00B4545F" w:rsidP="00B4545F">
      <w:pPr>
        <w:widowControl w:val="0"/>
        <w:ind w:left="1080"/>
        <w:jc w:val="both"/>
        <w:rPr>
          <w:rFonts w:ascii="Arial" w:hAnsi="Arial"/>
        </w:rPr>
      </w:pPr>
    </w:p>
    <w:p w14:paraId="7898836B" w14:textId="77777777" w:rsidR="00B4545F" w:rsidRDefault="00B4545F" w:rsidP="00B4545F">
      <w:pPr>
        <w:widowControl w:val="0"/>
        <w:ind w:left="1620"/>
        <w:jc w:val="both"/>
        <w:rPr>
          <w:rFonts w:ascii="Arial" w:hAnsi="Arial"/>
        </w:rPr>
      </w:pPr>
      <w:r>
        <w:rPr>
          <w:rFonts w:ascii="Arial" w:hAnsi="Arial"/>
        </w:rPr>
        <w:t>Employees who work less than 20 hours per week, and are thus not covered on WHA’s Paid Time Off plan, are eligible for Oregon Sick Leave (OSL).  All employees of WHA also have up to 40 hours of time off (either charged to their PTO banks, OSL bank, or unpaid) that is protected and will not count against their attendance record.</w:t>
      </w:r>
    </w:p>
    <w:p w14:paraId="0DF68720" w14:textId="77777777" w:rsidR="00B4545F" w:rsidRDefault="00B4545F" w:rsidP="00B4545F">
      <w:pPr>
        <w:widowControl w:val="0"/>
        <w:ind w:left="1260" w:firstLine="360"/>
        <w:jc w:val="both"/>
        <w:rPr>
          <w:rFonts w:ascii="Arial" w:hAnsi="Arial"/>
        </w:rPr>
      </w:pPr>
    </w:p>
    <w:p w14:paraId="45AA95CA" w14:textId="77777777" w:rsidR="00B4545F" w:rsidRPr="004139DB" w:rsidRDefault="00B4545F" w:rsidP="00B4545F">
      <w:pPr>
        <w:widowControl w:val="0"/>
        <w:ind w:left="1260" w:firstLine="360"/>
        <w:jc w:val="both"/>
        <w:rPr>
          <w:rFonts w:ascii="Arial" w:hAnsi="Arial"/>
          <w:b/>
        </w:rPr>
      </w:pPr>
      <w:r>
        <w:rPr>
          <w:rFonts w:ascii="Arial" w:hAnsi="Arial"/>
          <w:b/>
        </w:rPr>
        <w:t>Accrual and Payment of OSL</w:t>
      </w:r>
    </w:p>
    <w:p w14:paraId="3C4144F1" w14:textId="77777777" w:rsidR="00B4545F" w:rsidRPr="00E424E8" w:rsidRDefault="00B4545F" w:rsidP="00B4545F">
      <w:pPr>
        <w:widowControl w:val="0"/>
        <w:numPr>
          <w:ilvl w:val="0"/>
          <w:numId w:val="8"/>
        </w:numPr>
        <w:tabs>
          <w:tab w:val="clear" w:pos="1440"/>
          <w:tab w:val="num" w:pos="1890"/>
        </w:tabs>
        <w:ind w:left="1890" w:hanging="270"/>
        <w:jc w:val="both"/>
        <w:rPr>
          <w:rFonts w:ascii="Arial" w:hAnsi="Arial"/>
        </w:rPr>
      </w:pPr>
      <w:r>
        <w:rPr>
          <w:rFonts w:ascii="Arial" w:hAnsi="Arial"/>
        </w:rPr>
        <w:t>Accruals are based upon paid hours, and accrue at the rate of 1 hour of sick leave for every 30 hours (.0333 hours per hour), up to a maximum of 40 hours per year.</w:t>
      </w:r>
    </w:p>
    <w:p w14:paraId="2EFEB43C" w14:textId="77777777" w:rsidR="00B4545F" w:rsidRDefault="00B4545F" w:rsidP="00B4545F">
      <w:pPr>
        <w:numPr>
          <w:ilvl w:val="0"/>
          <w:numId w:val="7"/>
        </w:numPr>
        <w:tabs>
          <w:tab w:val="clear" w:pos="1440"/>
          <w:tab w:val="num" w:pos="1890"/>
        </w:tabs>
        <w:ind w:left="1890" w:hanging="270"/>
        <w:jc w:val="both"/>
        <w:rPr>
          <w:rFonts w:ascii="Arial" w:hAnsi="Arial"/>
        </w:rPr>
      </w:pPr>
      <w:r>
        <w:rPr>
          <w:rFonts w:ascii="Arial" w:hAnsi="Arial"/>
        </w:rPr>
        <w:t xml:space="preserve">The maximum accumulation of OSL is 80 hours.  </w:t>
      </w:r>
    </w:p>
    <w:p w14:paraId="7C551DBC" w14:textId="77777777" w:rsidR="00B4545F" w:rsidRDefault="00B4545F" w:rsidP="00B4545F">
      <w:pPr>
        <w:numPr>
          <w:ilvl w:val="0"/>
          <w:numId w:val="7"/>
        </w:numPr>
        <w:tabs>
          <w:tab w:val="clear" w:pos="1440"/>
          <w:tab w:val="num" w:pos="1890"/>
        </w:tabs>
        <w:ind w:left="1890" w:hanging="270"/>
        <w:jc w:val="both"/>
        <w:rPr>
          <w:rFonts w:ascii="Arial" w:hAnsi="Arial"/>
        </w:rPr>
      </w:pPr>
      <w:r>
        <w:rPr>
          <w:rFonts w:ascii="Arial" w:hAnsi="Arial"/>
        </w:rPr>
        <w:t>Employees may begin using OSL after they have been employed for 90 days.</w:t>
      </w:r>
    </w:p>
    <w:p w14:paraId="6862C17C" w14:textId="77777777" w:rsidR="00B4545F" w:rsidRDefault="00B4545F" w:rsidP="00B4545F">
      <w:pPr>
        <w:numPr>
          <w:ilvl w:val="0"/>
          <w:numId w:val="7"/>
        </w:numPr>
        <w:tabs>
          <w:tab w:val="clear" w:pos="1440"/>
          <w:tab w:val="num" w:pos="1890"/>
        </w:tabs>
        <w:ind w:left="1890" w:hanging="270"/>
        <w:jc w:val="both"/>
        <w:rPr>
          <w:rFonts w:ascii="Arial" w:hAnsi="Arial"/>
        </w:rPr>
      </w:pPr>
      <w:r>
        <w:rPr>
          <w:rFonts w:ascii="Arial" w:hAnsi="Arial"/>
        </w:rPr>
        <w:t xml:space="preserve">OSL does not accrue on unpaid time off or PTO cash outs.  </w:t>
      </w:r>
    </w:p>
    <w:p w14:paraId="2FA5AC8E" w14:textId="77777777" w:rsidR="00B4545F" w:rsidRDefault="00B4545F" w:rsidP="00B4545F">
      <w:pPr>
        <w:numPr>
          <w:ilvl w:val="0"/>
          <w:numId w:val="7"/>
        </w:numPr>
        <w:tabs>
          <w:tab w:val="clear" w:pos="1440"/>
          <w:tab w:val="num" w:pos="1890"/>
        </w:tabs>
        <w:ind w:left="1890" w:hanging="270"/>
        <w:jc w:val="both"/>
        <w:rPr>
          <w:rFonts w:ascii="Arial" w:hAnsi="Arial"/>
        </w:rPr>
      </w:pPr>
      <w:r>
        <w:rPr>
          <w:rFonts w:ascii="Arial" w:hAnsi="Arial"/>
        </w:rPr>
        <w:t xml:space="preserve">OSL is </w:t>
      </w:r>
      <w:r>
        <w:rPr>
          <w:rFonts w:ascii="Arial" w:hAnsi="Arial"/>
          <w:i/>
        </w:rPr>
        <w:t>not</w:t>
      </w:r>
      <w:r>
        <w:rPr>
          <w:rFonts w:ascii="Arial" w:hAnsi="Arial"/>
        </w:rPr>
        <w:t xml:space="preserve"> cashed out at termination.</w:t>
      </w:r>
    </w:p>
    <w:p w14:paraId="01D99CC1" w14:textId="77777777" w:rsidR="00B4545F" w:rsidRDefault="00B4545F" w:rsidP="00B4545F">
      <w:pPr>
        <w:numPr>
          <w:ilvl w:val="0"/>
          <w:numId w:val="7"/>
        </w:numPr>
        <w:tabs>
          <w:tab w:val="clear" w:pos="1440"/>
          <w:tab w:val="num" w:pos="1890"/>
        </w:tabs>
        <w:ind w:left="1890" w:hanging="270"/>
        <w:jc w:val="both"/>
        <w:rPr>
          <w:rFonts w:ascii="Arial" w:hAnsi="Arial"/>
        </w:rPr>
      </w:pPr>
      <w:r>
        <w:rPr>
          <w:rFonts w:ascii="Arial" w:hAnsi="Arial"/>
        </w:rPr>
        <w:t>Rehired employees will have any previously unused OSL reinstated to them if they are rehired within 180 days.</w:t>
      </w:r>
    </w:p>
    <w:p w14:paraId="145F5170" w14:textId="77777777" w:rsidR="00B4545F" w:rsidRDefault="00B4545F" w:rsidP="00B4545F">
      <w:pPr>
        <w:ind w:left="1890"/>
        <w:jc w:val="both"/>
        <w:rPr>
          <w:rFonts w:ascii="Arial" w:hAnsi="Arial"/>
        </w:rPr>
      </w:pPr>
    </w:p>
    <w:p w14:paraId="27C3E772" w14:textId="77777777" w:rsidR="00B4545F" w:rsidRPr="006D575F" w:rsidRDefault="00B4545F" w:rsidP="00B4545F">
      <w:pPr>
        <w:ind w:left="1620"/>
        <w:jc w:val="both"/>
        <w:rPr>
          <w:rFonts w:ascii="Arial" w:hAnsi="Arial"/>
          <w:b/>
        </w:rPr>
      </w:pPr>
      <w:r>
        <w:rPr>
          <w:rFonts w:ascii="Arial" w:hAnsi="Arial"/>
          <w:b/>
        </w:rPr>
        <w:t>Uses of OSL</w:t>
      </w:r>
    </w:p>
    <w:p w14:paraId="2192BBE9" w14:textId="77777777" w:rsidR="00B4545F" w:rsidRDefault="00B4545F" w:rsidP="00B4545F">
      <w:pPr>
        <w:numPr>
          <w:ilvl w:val="0"/>
          <w:numId w:val="7"/>
        </w:numPr>
        <w:tabs>
          <w:tab w:val="clear" w:pos="1440"/>
          <w:tab w:val="num" w:pos="1890"/>
        </w:tabs>
        <w:ind w:left="1890" w:hanging="270"/>
        <w:jc w:val="both"/>
        <w:rPr>
          <w:rFonts w:ascii="Arial" w:hAnsi="Arial"/>
        </w:rPr>
      </w:pPr>
      <w:r>
        <w:rPr>
          <w:rFonts w:ascii="Arial" w:hAnsi="Arial"/>
        </w:rPr>
        <w:t xml:space="preserve">Employees should notify their supervisor or designee as far in advance as possible of their scheduled start time whenever they are unable to report to work, know they will be late, or must leave early.  </w:t>
      </w:r>
    </w:p>
    <w:p w14:paraId="153F95AA" w14:textId="77777777" w:rsidR="00B4545F" w:rsidRDefault="00B4545F" w:rsidP="00B4545F">
      <w:pPr>
        <w:numPr>
          <w:ilvl w:val="0"/>
          <w:numId w:val="7"/>
        </w:numPr>
        <w:tabs>
          <w:tab w:val="clear" w:pos="1440"/>
          <w:tab w:val="num" w:pos="1890"/>
        </w:tabs>
        <w:ind w:left="1890" w:hanging="270"/>
        <w:jc w:val="both"/>
        <w:rPr>
          <w:rFonts w:ascii="Arial" w:hAnsi="Arial"/>
        </w:rPr>
      </w:pPr>
      <w:r>
        <w:rPr>
          <w:rFonts w:ascii="Arial" w:hAnsi="Arial"/>
        </w:rPr>
        <w:t>OSL may be used for the diagnosis, care or treatment of mental or physical illness, injury or health condition, including preventive medical care, of employee or family member (where family member is defined by OFLA).</w:t>
      </w:r>
    </w:p>
    <w:p w14:paraId="435D6131" w14:textId="77777777" w:rsidR="00B4545F" w:rsidRDefault="00B4545F" w:rsidP="00B4545F">
      <w:pPr>
        <w:numPr>
          <w:ilvl w:val="0"/>
          <w:numId w:val="7"/>
        </w:numPr>
        <w:tabs>
          <w:tab w:val="clear" w:pos="1440"/>
          <w:tab w:val="num" w:pos="1890"/>
        </w:tabs>
        <w:ind w:left="1890" w:hanging="270"/>
        <w:jc w:val="both"/>
        <w:rPr>
          <w:rFonts w:ascii="Arial" w:hAnsi="Arial"/>
        </w:rPr>
      </w:pPr>
      <w:r>
        <w:rPr>
          <w:rFonts w:ascii="Arial" w:hAnsi="Arial"/>
        </w:rPr>
        <w:t>OSL may be used for reasons related to domestic violence, harassment, sexual assault, or stalking.</w:t>
      </w:r>
    </w:p>
    <w:p w14:paraId="706664BF" w14:textId="77777777" w:rsidR="00B4545F" w:rsidRPr="00E77879" w:rsidRDefault="00B4545F" w:rsidP="00B4545F">
      <w:pPr>
        <w:numPr>
          <w:ilvl w:val="0"/>
          <w:numId w:val="7"/>
        </w:numPr>
        <w:tabs>
          <w:tab w:val="clear" w:pos="1440"/>
          <w:tab w:val="num" w:pos="1890"/>
        </w:tabs>
        <w:ind w:left="1890" w:hanging="270"/>
        <w:jc w:val="both"/>
        <w:rPr>
          <w:rFonts w:ascii="Arial" w:hAnsi="Arial"/>
        </w:rPr>
      </w:pPr>
      <w:r>
        <w:rPr>
          <w:rFonts w:ascii="Arial" w:hAnsi="Arial"/>
        </w:rPr>
        <w:t>OSL may be used for any OFLA qualifying reason, including bereavement.  (See Leaves of Absence policy.)</w:t>
      </w:r>
    </w:p>
    <w:p w14:paraId="2333EC53" w14:textId="77777777" w:rsidR="00B4545F" w:rsidRPr="00E424E8" w:rsidRDefault="00B4545F" w:rsidP="00B4545F">
      <w:pPr>
        <w:widowControl w:val="0"/>
        <w:numPr>
          <w:ilvl w:val="0"/>
          <w:numId w:val="7"/>
        </w:numPr>
        <w:tabs>
          <w:tab w:val="clear" w:pos="1440"/>
          <w:tab w:val="num" w:pos="1890"/>
          <w:tab w:val="left" w:pos="5062"/>
          <w:tab w:val="right" w:pos="6173"/>
        </w:tabs>
        <w:ind w:left="1890" w:hanging="270"/>
        <w:jc w:val="both"/>
        <w:rPr>
          <w:sz w:val="24"/>
        </w:rPr>
      </w:pPr>
      <w:r>
        <w:rPr>
          <w:rFonts w:ascii="Arial" w:hAnsi="Arial"/>
        </w:rPr>
        <w:t>OSL may be used for time missed from work due to a public health emergency, including 1) the closing of our Clinic or a school due to a public health emergency, 2) care for self or family member if presence in community jeopardizes health of others, or 3) any law that requires employer to exclude the employee from the workplace for health reasons.</w:t>
      </w:r>
    </w:p>
    <w:p w14:paraId="19FDE639" w14:textId="77777777" w:rsidR="00B4545F" w:rsidRDefault="00B4545F" w:rsidP="00B4545F">
      <w:pPr>
        <w:ind w:left="1440"/>
        <w:jc w:val="both"/>
        <w:rPr>
          <w:rFonts w:ascii="Arial" w:hAnsi="Arial"/>
        </w:rPr>
      </w:pPr>
    </w:p>
    <w:p w14:paraId="3C75E9C8" w14:textId="77777777" w:rsidR="00B4545F" w:rsidRDefault="00B4545F" w:rsidP="00B4545F">
      <w:pPr>
        <w:ind w:left="1440"/>
        <w:jc w:val="both"/>
        <w:rPr>
          <w:rFonts w:ascii="Arial" w:hAnsi="Arial"/>
        </w:rPr>
      </w:pPr>
    </w:p>
    <w:p w14:paraId="129665AA" w14:textId="77777777" w:rsidR="00584136" w:rsidRDefault="00584136" w:rsidP="00B4545F">
      <w:pPr>
        <w:ind w:left="1440"/>
        <w:jc w:val="both"/>
        <w:rPr>
          <w:rFonts w:ascii="Arial" w:hAnsi="Arial"/>
        </w:rPr>
      </w:pPr>
    </w:p>
    <w:p w14:paraId="2EC6F397" w14:textId="77777777" w:rsidR="00584136" w:rsidRDefault="00584136" w:rsidP="00B4545F">
      <w:pPr>
        <w:ind w:left="1440"/>
        <w:jc w:val="both"/>
        <w:rPr>
          <w:rFonts w:ascii="Arial" w:hAnsi="Arial"/>
        </w:rPr>
      </w:pPr>
    </w:p>
    <w:p w14:paraId="217BB09D" w14:textId="77777777" w:rsidR="00584136" w:rsidRDefault="00584136" w:rsidP="00B4545F">
      <w:pPr>
        <w:ind w:left="1440"/>
        <w:jc w:val="both"/>
        <w:rPr>
          <w:rFonts w:ascii="Arial" w:hAnsi="Arial"/>
        </w:rPr>
      </w:pPr>
    </w:p>
    <w:p w14:paraId="213338D3" w14:textId="77777777" w:rsidR="00584136" w:rsidRPr="00103517" w:rsidRDefault="00584136" w:rsidP="00B4545F">
      <w:pPr>
        <w:ind w:left="1440"/>
        <w:jc w:val="both"/>
        <w:rPr>
          <w:rFonts w:ascii="Arial" w:hAnsi="Arial"/>
        </w:rPr>
      </w:pPr>
    </w:p>
    <w:p w14:paraId="4517BC8F" w14:textId="77777777" w:rsidR="00B4545F" w:rsidRDefault="00B4545F" w:rsidP="00B4545F">
      <w:pPr>
        <w:rPr>
          <w:rFonts w:ascii="Arial" w:hAnsi="Arial"/>
          <w:b/>
        </w:rPr>
      </w:pPr>
    </w:p>
    <w:tbl>
      <w:tblPr>
        <w:tblW w:w="0" w:type="auto"/>
        <w:tblInd w:w="108" w:type="dxa"/>
        <w:tblLayout w:type="fixed"/>
        <w:tblLook w:val="0000" w:firstRow="0" w:lastRow="0" w:firstColumn="0" w:lastColumn="0" w:noHBand="0" w:noVBand="0"/>
      </w:tblPr>
      <w:tblGrid>
        <w:gridCol w:w="4144"/>
        <w:gridCol w:w="441"/>
        <w:gridCol w:w="4056"/>
      </w:tblGrid>
      <w:tr w:rsidR="00B4545F" w14:paraId="4AE6FC8A" w14:textId="77777777" w:rsidTr="00CC3DD1">
        <w:tc>
          <w:tcPr>
            <w:tcW w:w="4144" w:type="dxa"/>
          </w:tcPr>
          <w:p w14:paraId="3AA9A5D9" w14:textId="77777777" w:rsidR="00B4545F" w:rsidRDefault="00451C49" w:rsidP="00CF46F0">
            <w:pPr>
              <w:rPr>
                <w:rFonts w:ascii="Arial" w:hAnsi="Arial"/>
                <w:sz w:val="16"/>
              </w:rPr>
            </w:pPr>
            <w:r>
              <w:rPr>
                <w:rFonts w:ascii="Arial" w:hAnsi="Arial"/>
                <w:sz w:val="16"/>
              </w:rPr>
              <w:t>For signatures, see original in Human Resources</w:t>
            </w:r>
          </w:p>
          <w:p w14:paraId="194C3EE4" w14:textId="77777777" w:rsidR="00CF46F0" w:rsidRDefault="00CF46F0" w:rsidP="00CF46F0">
            <w:pPr>
              <w:rPr>
                <w:rFonts w:ascii="Arial" w:hAnsi="Arial"/>
                <w:sz w:val="16"/>
              </w:rPr>
            </w:pPr>
          </w:p>
        </w:tc>
        <w:tc>
          <w:tcPr>
            <w:tcW w:w="441" w:type="dxa"/>
          </w:tcPr>
          <w:p w14:paraId="1D156821" w14:textId="77777777" w:rsidR="00B4545F" w:rsidRDefault="00B4545F" w:rsidP="00CC3DD1">
            <w:pPr>
              <w:rPr>
                <w:rFonts w:ascii="Arial" w:hAnsi="Arial"/>
                <w:sz w:val="16"/>
              </w:rPr>
            </w:pPr>
          </w:p>
        </w:tc>
        <w:tc>
          <w:tcPr>
            <w:tcW w:w="4056" w:type="dxa"/>
          </w:tcPr>
          <w:p w14:paraId="59486F69" w14:textId="77777777" w:rsidR="00B4545F" w:rsidRDefault="00B4545F" w:rsidP="00CC3DD1">
            <w:pPr>
              <w:rPr>
                <w:rFonts w:ascii="Arial" w:hAnsi="Arial"/>
                <w:sz w:val="16"/>
              </w:rPr>
            </w:pPr>
          </w:p>
        </w:tc>
      </w:tr>
      <w:tr w:rsidR="00B4545F" w14:paraId="2E117BBE" w14:textId="77777777" w:rsidTr="00CC3DD1">
        <w:tc>
          <w:tcPr>
            <w:tcW w:w="4144" w:type="dxa"/>
            <w:tcBorders>
              <w:top w:val="single" w:sz="6" w:space="0" w:color="auto"/>
            </w:tcBorders>
          </w:tcPr>
          <w:p w14:paraId="1A731B78" w14:textId="77777777" w:rsidR="00B4545F" w:rsidRDefault="00B4545F" w:rsidP="00CC3DD1">
            <w:pPr>
              <w:tabs>
                <w:tab w:val="right" w:pos="3928"/>
              </w:tabs>
              <w:rPr>
                <w:rFonts w:ascii="Arial" w:hAnsi="Arial"/>
                <w:sz w:val="16"/>
              </w:rPr>
            </w:pPr>
            <w:r>
              <w:rPr>
                <w:rFonts w:ascii="Arial" w:hAnsi="Arial"/>
                <w:sz w:val="16"/>
              </w:rPr>
              <w:t>Human Resources</w:t>
            </w:r>
            <w:r w:rsidR="00354DF1">
              <w:rPr>
                <w:rFonts w:ascii="Arial" w:hAnsi="Arial"/>
                <w:sz w:val="16"/>
              </w:rPr>
              <w:t xml:space="preserve"> Manager</w:t>
            </w:r>
            <w:r>
              <w:rPr>
                <w:rFonts w:ascii="Arial" w:hAnsi="Arial"/>
                <w:sz w:val="16"/>
              </w:rPr>
              <w:tab/>
              <w:t>HR-7</w:t>
            </w:r>
          </w:p>
        </w:tc>
        <w:tc>
          <w:tcPr>
            <w:tcW w:w="441" w:type="dxa"/>
          </w:tcPr>
          <w:p w14:paraId="4CF17C32" w14:textId="77777777" w:rsidR="00B4545F" w:rsidRDefault="00B4545F" w:rsidP="00CC3DD1">
            <w:pPr>
              <w:rPr>
                <w:rFonts w:ascii="Arial" w:hAnsi="Arial"/>
                <w:sz w:val="16"/>
              </w:rPr>
            </w:pPr>
          </w:p>
        </w:tc>
        <w:tc>
          <w:tcPr>
            <w:tcW w:w="4056" w:type="dxa"/>
            <w:tcBorders>
              <w:top w:val="single" w:sz="6" w:space="0" w:color="auto"/>
            </w:tcBorders>
          </w:tcPr>
          <w:p w14:paraId="67366D71" w14:textId="77777777" w:rsidR="00B4545F" w:rsidRDefault="00B4545F" w:rsidP="00CC3DD1">
            <w:pPr>
              <w:tabs>
                <w:tab w:val="right" w:pos="3840"/>
              </w:tabs>
              <w:rPr>
                <w:rFonts w:ascii="Arial" w:hAnsi="Arial"/>
                <w:sz w:val="16"/>
              </w:rPr>
            </w:pPr>
            <w:r>
              <w:rPr>
                <w:rFonts w:ascii="Arial" w:hAnsi="Arial"/>
                <w:sz w:val="16"/>
              </w:rPr>
              <w:t>Chief Executive Officer</w:t>
            </w:r>
            <w:r>
              <w:rPr>
                <w:rFonts w:ascii="Arial" w:hAnsi="Arial"/>
                <w:sz w:val="16"/>
              </w:rPr>
              <w:tab/>
              <w:t>HR-7</w:t>
            </w:r>
          </w:p>
        </w:tc>
      </w:tr>
    </w:tbl>
    <w:p w14:paraId="6FC4ECE1" w14:textId="77777777" w:rsidR="00B4545F" w:rsidRPr="0088016E" w:rsidRDefault="00B4545F" w:rsidP="00B4545F">
      <w:pPr>
        <w:rPr>
          <w:rFonts w:ascii="Arial" w:hAnsi="Arial"/>
        </w:rPr>
      </w:pPr>
    </w:p>
    <w:p w14:paraId="70C0712A" w14:textId="77777777" w:rsidR="00B4545F" w:rsidRPr="0088016E" w:rsidRDefault="00B4545F" w:rsidP="00B4545F">
      <w:pPr>
        <w:rPr>
          <w:rFonts w:ascii="Arial" w:hAnsi="Arial"/>
        </w:rPr>
      </w:pPr>
    </w:p>
    <w:p w14:paraId="21C25B29" w14:textId="77777777" w:rsidR="00B4545F" w:rsidRDefault="00B4545F" w:rsidP="00B4545F">
      <w:pPr>
        <w:rPr>
          <w:rFonts w:ascii="Arial" w:hAnsi="Arial"/>
          <w:sz w:val="16"/>
        </w:rPr>
      </w:pPr>
      <w:r>
        <w:rPr>
          <w:rFonts w:ascii="Arial" w:hAnsi="Arial"/>
          <w:sz w:val="16"/>
        </w:rPr>
        <w:t>FORMULATED</w:t>
      </w:r>
      <w:r>
        <w:rPr>
          <w:rFonts w:ascii="Arial" w:hAnsi="Arial"/>
          <w:sz w:val="16"/>
        </w:rPr>
        <w:tab/>
      </w:r>
      <w:smartTag w:uri="urn:schemas-microsoft-com:office:smarttags" w:element="date">
        <w:smartTagPr>
          <w:attr w:name="Year" w:val="2000"/>
          <w:attr w:name="Day" w:val="17"/>
          <w:attr w:name="Month" w:val="3"/>
        </w:smartTagPr>
        <w:r>
          <w:rPr>
            <w:rFonts w:ascii="Arial" w:hAnsi="Arial"/>
            <w:sz w:val="16"/>
          </w:rPr>
          <w:t>March 17, 2000</w:t>
        </w:r>
      </w:smartTag>
    </w:p>
    <w:p w14:paraId="382FF3F6" w14:textId="77777777" w:rsidR="00B4545F" w:rsidRDefault="00B4545F" w:rsidP="00B4545F">
      <w:pPr>
        <w:rPr>
          <w:rFonts w:ascii="Arial" w:hAnsi="Arial"/>
          <w:sz w:val="16"/>
        </w:rPr>
      </w:pPr>
      <w:r>
        <w:rPr>
          <w:rFonts w:ascii="Arial" w:hAnsi="Arial"/>
          <w:sz w:val="16"/>
        </w:rPr>
        <w:t>REVIEWED</w:t>
      </w:r>
      <w:r>
        <w:rPr>
          <w:rFonts w:ascii="Arial" w:hAnsi="Arial"/>
          <w:sz w:val="16"/>
        </w:rPr>
        <w:tab/>
      </w:r>
    </w:p>
    <w:p w14:paraId="22AEE375" w14:textId="77777777" w:rsidR="00B4545F" w:rsidRDefault="00B4545F" w:rsidP="00B4545F">
      <w:pPr>
        <w:rPr>
          <w:rFonts w:ascii="Arial" w:hAnsi="Arial"/>
          <w:sz w:val="16"/>
        </w:rPr>
      </w:pPr>
      <w:r>
        <w:rPr>
          <w:rFonts w:ascii="Arial" w:hAnsi="Arial"/>
          <w:sz w:val="16"/>
        </w:rPr>
        <w:t>REVISED</w:t>
      </w:r>
      <w:r>
        <w:rPr>
          <w:rFonts w:ascii="Arial" w:hAnsi="Arial"/>
          <w:sz w:val="16"/>
        </w:rPr>
        <w:tab/>
      </w:r>
      <w:r>
        <w:rPr>
          <w:rFonts w:ascii="Arial" w:hAnsi="Arial"/>
          <w:sz w:val="16"/>
        </w:rPr>
        <w:tab/>
      </w:r>
      <w:smartTag w:uri="urn:schemas-microsoft-com:office:smarttags" w:element="date">
        <w:smartTagPr>
          <w:attr w:name="Year" w:val="2001"/>
          <w:attr w:name="Day" w:val="22"/>
          <w:attr w:name="Month" w:val="5"/>
        </w:smartTagPr>
        <w:r>
          <w:rPr>
            <w:rFonts w:ascii="Arial" w:hAnsi="Arial"/>
            <w:sz w:val="16"/>
          </w:rPr>
          <w:t>May 22, 2001</w:t>
        </w:r>
      </w:smartTag>
    </w:p>
    <w:p w14:paraId="2A58D719" w14:textId="77777777" w:rsidR="00B4545F" w:rsidRDefault="00B4545F" w:rsidP="00B4545F">
      <w:pPr>
        <w:rPr>
          <w:rFonts w:ascii="Arial" w:hAnsi="Arial"/>
          <w:sz w:val="16"/>
        </w:rPr>
      </w:pPr>
      <w:r>
        <w:rPr>
          <w:rFonts w:ascii="Arial" w:hAnsi="Arial"/>
          <w:sz w:val="16"/>
        </w:rPr>
        <w:t>REVISED</w:t>
      </w:r>
      <w:r>
        <w:rPr>
          <w:rFonts w:ascii="Arial" w:hAnsi="Arial"/>
          <w:sz w:val="16"/>
        </w:rPr>
        <w:tab/>
      </w:r>
      <w:r>
        <w:rPr>
          <w:rFonts w:ascii="Arial" w:hAnsi="Arial"/>
          <w:sz w:val="16"/>
        </w:rPr>
        <w:tab/>
      </w:r>
      <w:smartTag w:uri="urn:schemas-microsoft-com:office:smarttags" w:element="date">
        <w:smartTagPr>
          <w:attr w:name="Year" w:val="2001"/>
          <w:attr w:name="Day" w:val="9"/>
          <w:attr w:name="Month" w:val="7"/>
        </w:smartTagPr>
        <w:r>
          <w:rPr>
            <w:rFonts w:ascii="Arial" w:hAnsi="Arial"/>
            <w:sz w:val="16"/>
          </w:rPr>
          <w:t>July 9, 2001</w:t>
        </w:r>
      </w:smartTag>
    </w:p>
    <w:p w14:paraId="2D409A86" w14:textId="77777777" w:rsidR="00B4545F" w:rsidRDefault="00B4545F" w:rsidP="00B4545F">
      <w:pPr>
        <w:rPr>
          <w:rFonts w:ascii="Arial" w:hAnsi="Arial"/>
          <w:sz w:val="16"/>
        </w:rPr>
      </w:pPr>
      <w:r>
        <w:rPr>
          <w:rFonts w:ascii="Arial" w:hAnsi="Arial"/>
          <w:sz w:val="16"/>
        </w:rPr>
        <w:t>REVISED</w:t>
      </w:r>
      <w:r>
        <w:rPr>
          <w:rFonts w:ascii="Arial" w:hAnsi="Arial"/>
          <w:sz w:val="16"/>
        </w:rPr>
        <w:tab/>
      </w:r>
      <w:r>
        <w:rPr>
          <w:rFonts w:ascii="Arial" w:hAnsi="Arial"/>
          <w:sz w:val="16"/>
        </w:rPr>
        <w:tab/>
      </w:r>
      <w:smartTag w:uri="urn:schemas-microsoft-com:office:smarttags" w:element="date">
        <w:smartTagPr>
          <w:attr w:name="Year" w:val="2003"/>
          <w:attr w:name="Day" w:val="4"/>
          <w:attr w:name="Month" w:val="11"/>
        </w:smartTagPr>
        <w:r>
          <w:rPr>
            <w:rFonts w:ascii="Arial" w:hAnsi="Arial"/>
            <w:sz w:val="16"/>
          </w:rPr>
          <w:t>November 4, 2003</w:t>
        </w:r>
      </w:smartTag>
    </w:p>
    <w:p w14:paraId="2274C240" w14:textId="77777777" w:rsidR="00B4545F" w:rsidRDefault="00B4545F" w:rsidP="00B4545F">
      <w:pPr>
        <w:rPr>
          <w:rFonts w:ascii="Arial" w:hAnsi="Arial"/>
          <w:sz w:val="16"/>
        </w:rPr>
      </w:pPr>
      <w:r>
        <w:rPr>
          <w:rFonts w:ascii="Arial" w:hAnsi="Arial"/>
          <w:sz w:val="16"/>
        </w:rPr>
        <w:t>REVISED</w:t>
      </w:r>
      <w:r>
        <w:rPr>
          <w:rFonts w:ascii="Arial" w:hAnsi="Arial"/>
          <w:sz w:val="16"/>
        </w:rPr>
        <w:tab/>
      </w:r>
      <w:r>
        <w:rPr>
          <w:rFonts w:ascii="Arial" w:hAnsi="Arial"/>
          <w:sz w:val="16"/>
        </w:rPr>
        <w:tab/>
      </w:r>
      <w:smartTag w:uri="urn:schemas-microsoft-com:office:smarttags" w:element="date">
        <w:smartTagPr>
          <w:attr w:name="Year" w:val="2004"/>
          <w:attr w:name="Day" w:val="28"/>
          <w:attr w:name="Month" w:val="12"/>
        </w:smartTagPr>
        <w:r>
          <w:rPr>
            <w:rFonts w:ascii="Arial" w:hAnsi="Arial"/>
            <w:sz w:val="16"/>
          </w:rPr>
          <w:t>December 28, 2004</w:t>
        </w:r>
      </w:smartTag>
    </w:p>
    <w:p w14:paraId="744CD43C" w14:textId="77777777" w:rsidR="00B4545F" w:rsidRDefault="00B4545F" w:rsidP="00B4545F">
      <w:pPr>
        <w:rPr>
          <w:rFonts w:ascii="Arial" w:hAnsi="Arial"/>
          <w:sz w:val="16"/>
        </w:rPr>
      </w:pPr>
      <w:r>
        <w:rPr>
          <w:rFonts w:ascii="Arial" w:hAnsi="Arial"/>
          <w:sz w:val="16"/>
        </w:rPr>
        <w:t>REVISED</w:t>
      </w:r>
      <w:r>
        <w:rPr>
          <w:rFonts w:ascii="Arial" w:hAnsi="Arial"/>
          <w:sz w:val="16"/>
        </w:rPr>
        <w:tab/>
      </w:r>
      <w:r>
        <w:rPr>
          <w:rFonts w:ascii="Arial" w:hAnsi="Arial"/>
          <w:sz w:val="16"/>
        </w:rPr>
        <w:tab/>
      </w:r>
      <w:smartTag w:uri="urn:schemas-microsoft-com:office:smarttags" w:element="date">
        <w:smartTagPr>
          <w:attr w:name="Year" w:val="2006"/>
          <w:attr w:name="Day" w:val="13"/>
          <w:attr w:name="Month" w:val="1"/>
        </w:smartTagPr>
        <w:r>
          <w:rPr>
            <w:rFonts w:ascii="Arial" w:hAnsi="Arial"/>
            <w:sz w:val="16"/>
          </w:rPr>
          <w:t>January 13, 2006</w:t>
        </w:r>
      </w:smartTag>
    </w:p>
    <w:p w14:paraId="4276EA79" w14:textId="77777777" w:rsidR="00B4545F" w:rsidRDefault="00B4545F" w:rsidP="00B4545F">
      <w:pPr>
        <w:rPr>
          <w:rFonts w:ascii="Arial" w:hAnsi="Arial"/>
          <w:sz w:val="16"/>
        </w:rPr>
      </w:pPr>
      <w:r>
        <w:rPr>
          <w:rFonts w:ascii="Arial" w:hAnsi="Arial"/>
          <w:sz w:val="16"/>
        </w:rPr>
        <w:t>REVISED</w:t>
      </w:r>
      <w:r>
        <w:rPr>
          <w:rFonts w:ascii="Arial" w:hAnsi="Arial"/>
          <w:sz w:val="16"/>
        </w:rPr>
        <w:tab/>
      </w:r>
      <w:r>
        <w:rPr>
          <w:rFonts w:ascii="Arial" w:hAnsi="Arial"/>
          <w:sz w:val="16"/>
        </w:rPr>
        <w:tab/>
      </w:r>
      <w:smartTag w:uri="urn:schemas-microsoft-com:office:smarttags" w:element="date">
        <w:smartTagPr>
          <w:attr w:name="Year" w:val="2006"/>
          <w:attr w:name="Day" w:val="13"/>
          <w:attr w:name="Month" w:val="7"/>
        </w:smartTagPr>
        <w:r>
          <w:rPr>
            <w:rFonts w:ascii="Arial" w:hAnsi="Arial"/>
            <w:sz w:val="16"/>
          </w:rPr>
          <w:t>July 13, 2006</w:t>
        </w:r>
      </w:smartTag>
    </w:p>
    <w:p w14:paraId="670DF45A" w14:textId="77777777" w:rsidR="00B4545F" w:rsidRDefault="00B4545F" w:rsidP="00B4545F">
      <w:pPr>
        <w:rPr>
          <w:rFonts w:ascii="Arial" w:hAnsi="Arial"/>
          <w:sz w:val="16"/>
        </w:rPr>
      </w:pPr>
      <w:r>
        <w:rPr>
          <w:rFonts w:ascii="Arial" w:hAnsi="Arial"/>
          <w:sz w:val="16"/>
        </w:rPr>
        <w:t>REVISED</w:t>
      </w:r>
      <w:r>
        <w:rPr>
          <w:rFonts w:ascii="Arial" w:hAnsi="Arial"/>
          <w:sz w:val="16"/>
        </w:rPr>
        <w:tab/>
      </w:r>
      <w:r>
        <w:rPr>
          <w:rFonts w:ascii="Arial" w:hAnsi="Arial"/>
          <w:sz w:val="16"/>
        </w:rPr>
        <w:tab/>
        <w:t>April 10, 2007</w:t>
      </w:r>
    </w:p>
    <w:p w14:paraId="1D641D14" w14:textId="77777777" w:rsidR="00B4545F" w:rsidRDefault="00B4545F" w:rsidP="00B4545F">
      <w:pPr>
        <w:rPr>
          <w:rFonts w:ascii="Arial" w:hAnsi="Arial"/>
          <w:sz w:val="16"/>
        </w:rPr>
      </w:pPr>
      <w:r>
        <w:rPr>
          <w:rFonts w:ascii="Arial" w:hAnsi="Arial"/>
          <w:sz w:val="16"/>
        </w:rPr>
        <w:t xml:space="preserve">REVISED </w:t>
      </w:r>
      <w:r>
        <w:rPr>
          <w:rFonts w:ascii="Arial" w:hAnsi="Arial"/>
          <w:sz w:val="16"/>
        </w:rPr>
        <w:tab/>
        <w:t>February 10, 2009</w:t>
      </w:r>
    </w:p>
    <w:p w14:paraId="24BC4FD3" w14:textId="77777777" w:rsidR="00B4545F" w:rsidRDefault="00B4545F" w:rsidP="00B4545F">
      <w:pPr>
        <w:rPr>
          <w:rFonts w:ascii="Arial" w:hAnsi="Arial"/>
          <w:sz w:val="16"/>
        </w:rPr>
      </w:pPr>
      <w:r>
        <w:rPr>
          <w:rFonts w:ascii="Arial" w:hAnsi="Arial"/>
          <w:sz w:val="16"/>
        </w:rPr>
        <w:t>REVISED</w:t>
      </w:r>
      <w:r>
        <w:rPr>
          <w:rFonts w:ascii="Arial" w:hAnsi="Arial"/>
          <w:sz w:val="16"/>
        </w:rPr>
        <w:tab/>
      </w:r>
      <w:r>
        <w:rPr>
          <w:rFonts w:ascii="Arial" w:hAnsi="Arial"/>
          <w:sz w:val="16"/>
        </w:rPr>
        <w:tab/>
        <w:t>January 28, 2010</w:t>
      </w:r>
    </w:p>
    <w:p w14:paraId="674F1709" w14:textId="77777777" w:rsidR="00B4545F" w:rsidRDefault="00B4545F" w:rsidP="00B4545F">
      <w:pPr>
        <w:rPr>
          <w:rFonts w:ascii="Arial" w:hAnsi="Arial"/>
          <w:sz w:val="16"/>
        </w:rPr>
      </w:pPr>
      <w:r>
        <w:rPr>
          <w:rFonts w:ascii="Arial" w:hAnsi="Arial"/>
          <w:sz w:val="16"/>
        </w:rPr>
        <w:t>REVISED</w:t>
      </w:r>
      <w:r>
        <w:rPr>
          <w:rFonts w:ascii="Arial" w:hAnsi="Arial"/>
          <w:sz w:val="16"/>
        </w:rPr>
        <w:tab/>
      </w:r>
      <w:r>
        <w:rPr>
          <w:rFonts w:ascii="Arial" w:hAnsi="Arial"/>
          <w:sz w:val="16"/>
        </w:rPr>
        <w:tab/>
        <w:t>March 9, 2011</w:t>
      </w:r>
    </w:p>
    <w:p w14:paraId="603395C0" w14:textId="77777777" w:rsidR="00B4545F" w:rsidRDefault="00B4545F" w:rsidP="00B4545F">
      <w:pPr>
        <w:rPr>
          <w:rFonts w:ascii="Arial" w:hAnsi="Arial"/>
          <w:sz w:val="16"/>
        </w:rPr>
      </w:pPr>
      <w:r>
        <w:rPr>
          <w:rFonts w:ascii="Arial" w:hAnsi="Arial"/>
          <w:sz w:val="16"/>
        </w:rPr>
        <w:t>REVISED</w:t>
      </w:r>
      <w:r>
        <w:rPr>
          <w:rFonts w:ascii="Arial" w:hAnsi="Arial"/>
          <w:sz w:val="16"/>
        </w:rPr>
        <w:tab/>
      </w:r>
      <w:r>
        <w:rPr>
          <w:rFonts w:ascii="Arial" w:hAnsi="Arial"/>
          <w:sz w:val="16"/>
        </w:rPr>
        <w:tab/>
        <w:t>November, 29 2011</w:t>
      </w:r>
    </w:p>
    <w:p w14:paraId="3604CCA7" w14:textId="77777777" w:rsidR="00B4545F" w:rsidRDefault="00B4545F" w:rsidP="00B4545F">
      <w:pPr>
        <w:rPr>
          <w:rFonts w:ascii="Arial" w:hAnsi="Arial"/>
          <w:sz w:val="16"/>
        </w:rPr>
      </w:pPr>
      <w:r>
        <w:rPr>
          <w:rFonts w:ascii="Arial" w:hAnsi="Arial"/>
          <w:sz w:val="16"/>
        </w:rPr>
        <w:t>REVISED</w:t>
      </w:r>
      <w:r>
        <w:rPr>
          <w:rFonts w:ascii="Arial" w:hAnsi="Arial"/>
          <w:sz w:val="16"/>
        </w:rPr>
        <w:tab/>
      </w:r>
      <w:r>
        <w:rPr>
          <w:rFonts w:ascii="Arial" w:hAnsi="Arial"/>
          <w:sz w:val="16"/>
        </w:rPr>
        <w:tab/>
        <w:t>June 28, 2012</w:t>
      </w:r>
    </w:p>
    <w:p w14:paraId="712BFDB4" w14:textId="77777777" w:rsidR="00B4545F" w:rsidRDefault="00B4545F" w:rsidP="00B4545F">
      <w:pPr>
        <w:rPr>
          <w:rFonts w:ascii="Arial" w:hAnsi="Arial"/>
          <w:sz w:val="16"/>
        </w:rPr>
      </w:pPr>
      <w:r>
        <w:rPr>
          <w:rFonts w:ascii="Arial" w:hAnsi="Arial"/>
          <w:sz w:val="16"/>
        </w:rPr>
        <w:t>REVISED</w:t>
      </w:r>
      <w:r>
        <w:rPr>
          <w:rFonts w:ascii="Arial" w:hAnsi="Arial"/>
          <w:sz w:val="16"/>
        </w:rPr>
        <w:tab/>
      </w:r>
      <w:r>
        <w:rPr>
          <w:rFonts w:ascii="Arial" w:hAnsi="Arial"/>
          <w:sz w:val="16"/>
        </w:rPr>
        <w:tab/>
        <w:t>August 1, 2012</w:t>
      </w:r>
    </w:p>
    <w:p w14:paraId="3FB0D6D4" w14:textId="77777777" w:rsidR="00B4545F" w:rsidRDefault="00B4545F" w:rsidP="00B4545F">
      <w:pPr>
        <w:rPr>
          <w:rFonts w:ascii="Arial" w:hAnsi="Arial"/>
          <w:sz w:val="16"/>
        </w:rPr>
      </w:pPr>
      <w:r>
        <w:rPr>
          <w:rFonts w:ascii="Arial" w:hAnsi="Arial"/>
          <w:sz w:val="16"/>
        </w:rPr>
        <w:t>REVISED</w:t>
      </w:r>
      <w:r>
        <w:rPr>
          <w:rFonts w:ascii="Arial" w:hAnsi="Arial"/>
          <w:sz w:val="16"/>
        </w:rPr>
        <w:tab/>
      </w:r>
      <w:r>
        <w:rPr>
          <w:rFonts w:ascii="Arial" w:hAnsi="Arial"/>
          <w:sz w:val="16"/>
        </w:rPr>
        <w:tab/>
        <w:t>November 7, 2012</w:t>
      </w:r>
    </w:p>
    <w:p w14:paraId="7E2E6757" w14:textId="77777777" w:rsidR="00B4545F" w:rsidRPr="00110F98" w:rsidRDefault="00B4545F" w:rsidP="00B4545F">
      <w:pPr>
        <w:rPr>
          <w:rFonts w:ascii="Arial" w:hAnsi="Arial"/>
          <w:sz w:val="16"/>
        </w:rPr>
      </w:pPr>
      <w:r>
        <w:rPr>
          <w:rFonts w:ascii="Arial" w:hAnsi="Arial"/>
          <w:sz w:val="16"/>
        </w:rPr>
        <w:t>REVISED</w:t>
      </w:r>
      <w:r>
        <w:rPr>
          <w:rFonts w:ascii="Arial" w:hAnsi="Arial"/>
          <w:sz w:val="16"/>
        </w:rPr>
        <w:tab/>
      </w:r>
      <w:r>
        <w:rPr>
          <w:rFonts w:ascii="Arial" w:hAnsi="Arial"/>
          <w:sz w:val="16"/>
        </w:rPr>
        <w:tab/>
        <w:t>April 1, 2013</w:t>
      </w:r>
    </w:p>
    <w:p w14:paraId="553F7D20" w14:textId="77777777" w:rsidR="00B4545F" w:rsidRDefault="00B4545F" w:rsidP="00B4545F">
      <w:pPr>
        <w:rPr>
          <w:rFonts w:ascii="Arial" w:hAnsi="Arial"/>
          <w:sz w:val="16"/>
        </w:rPr>
      </w:pPr>
      <w:r w:rsidRPr="00110F98">
        <w:rPr>
          <w:rFonts w:ascii="Arial" w:hAnsi="Arial"/>
          <w:sz w:val="16"/>
        </w:rPr>
        <w:t>REVISED</w:t>
      </w:r>
      <w:r w:rsidRPr="00110F98">
        <w:rPr>
          <w:rFonts w:ascii="Arial" w:hAnsi="Arial"/>
          <w:sz w:val="16"/>
        </w:rPr>
        <w:tab/>
      </w:r>
      <w:r>
        <w:rPr>
          <w:rFonts w:ascii="Arial" w:hAnsi="Arial"/>
          <w:sz w:val="16"/>
        </w:rPr>
        <w:tab/>
      </w:r>
      <w:r w:rsidRPr="00110F98">
        <w:rPr>
          <w:rFonts w:ascii="Arial" w:hAnsi="Arial"/>
          <w:sz w:val="16"/>
        </w:rPr>
        <w:t>November 20, 2013</w:t>
      </w:r>
    </w:p>
    <w:p w14:paraId="7FB00CAA" w14:textId="77777777" w:rsidR="00B4545F" w:rsidRDefault="00B4545F" w:rsidP="00B4545F">
      <w:pPr>
        <w:rPr>
          <w:rFonts w:ascii="Arial" w:hAnsi="Arial"/>
          <w:sz w:val="16"/>
        </w:rPr>
      </w:pPr>
      <w:r>
        <w:rPr>
          <w:rFonts w:ascii="Arial" w:hAnsi="Arial"/>
          <w:sz w:val="16"/>
        </w:rPr>
        <w:t>REVISED</w:t>
      </w:r>
      <w:r>
        <w:rPr>
          <w:rFonts w:ascii="Arial" w:hAnsi="Arial"/>
          <w:sz w:val="16"/>
        </w:rPr>
        <w:tab/>
      </w:r>
      <w:r>
        <w:rPr>
          <w:rFonts w:ascii="Arial" w:hAnsi="Arial"/>
          <w:sz w:val="16"/>
        </w:rPr>
        <w:tab/>
        <w:t>November 23, 2015</w:t>
      </w:r>
    </w:p>
    <w:p w14:paraId="1FE2C002" w14:textId="77777777" w:rsidR="00B4545F" w:rsidRDefault="00B4545F" w:rsidP="00B4545F">
      <w:pPr>
        <w:rPr>
          <w:rFonts w:ascii="Arial" w:hAnsi="Arial"/>
          <w:sz w:val="16"/>
        </w:rPr>
      </w:pPr>
      <w:r>
        <w:rPr>
          <w:rFonts w:ascii="Arial" w:hAnsi="Arial"/>
          <w:sz w:val="16"/>
        </w:rPr>
        <w:t>REVISED</w:t>
      </w:r>
      <w:r>
        <w:rPr>
          <w:rFonts w:ascii="Arial" w:hAnsi="Arial"/>
          <w:sz w:val="16"/>
        </w:rPr>
        <w:tab/>
      </w:r>
      <w:r>
        <w:rPr>
          <w:rFonts w:ascii="Arial" w:hAnsi="Arial"/>
          <w:sz w:val="16"/>
        </w:rPr>
        <w:tab/>
        <w:t>February 1, 2016</w:t>
      </w:r>
    </w:p>
    <w:p w14:paraId="58ECD615" w14:textId="77777777" w:rsidR="00B4545F" w:rsidRDefault="00B4545F" w:rsidP="00B4545F">
      <w:pPr>
        <w:rPr>
          <w:rFonts w:ascii="Arial" w:hAnsi="Arial"/>
          <w:sz w:val="16"/>
        </w:rPr>
      </w:pPr>
      <w:r>
        <w:rPr>
          <w:rFonts w:ascii="Arial" w:hAnsi="Arial"/>
          <w:sz w:val="16"/>
        </w:rPr>
        <w:t>REVISED</w:t>
      </w:r>
      <w:r>
        <w:rPr>
          <w:rFonts w:ascii="Arial" w:hAnsi="Arial"/>
          <w:sz w:val="16"/>
        </w:rPr>
        <w:tab/>
      </w:r>
      <w:r>
        <w:rPr>
          <w:rFonts w:ascii="Arial" w:hAnsi="Arial"/>
          <w:sz w:val="16"/>
        </w:rPr>
        <w:tab/>
        <w:t>January 1, 2017</w:t>
      </w:r>
    </w:p>
    <w:p w14:paraId="10DDB6CD" w14:textId="77777777" w:rsidR="00B4545F" w:rsidRDefault="00B4545F" w:rsidP="00B4545F">
      <w:pPr>
        <w:rPr>
          <w:rFonts w:ascii="Arial" w:hAnsi="Arial"/>
          <w:sz w:val="16"/>
        </w:rPr>
      </w:pPr>
      <w:r>
        <w:rPr>
          <w:rFonts w:ascii="Arial" w:hAnsi="Arial"/>
          <w:sz w:val="16"/>
        </w:rPr>
        <w:t>REVISED</w:t>
      </w:r>
      <w:r>
        <w:rPr>
          <w:rFonts w:ascii="Arial" w:hAnsi="Arial"/>
          <w:sz w:val="16"/>
        </w:rPr>
        <w:tab/>
      </w:r>
      <w:r>
        <w:rPr>
          <w:rFonts w:ascii="Arial" w:hAnsi="Arial"/>
          <w:sz w:val="16"/>
        </w:rPr>
        <w:tab/>
        <w:t>January 1, 2018</w:t>
      </w:r>
    </w:p>
    <w:p w14:paraId="24BAA1C7" w14:textId="77777777" w:rsidR="00B4545F" w:rsidRDefault="00B4545F" w:rsidP="00B4545F">
      <w:pPr>
        <w:rPr>
          <w:rFonts w:ascii="Arial" w:hAnsi="Arial"/>
          <w:sz w:val="16"/>
        </w:rPr>
      </w:pPr>
      <w:r>
        <w:rPr>
          <w:rFonts w:ascii="Arial" w:hAnsi="Arial"/>
          <w:sz w:val="16"/>
        </w:rPr>
        <w:t>REVISED</w:t>
      </w:r>
      <w:r>
        <w:rPr>
          <w:rFonts w:ascii="Arial" w:hAnsi="Arial"/>
          <w:sz w:val="16"/>
        </w:rPr>
        <w:tab/>
      </w:r>
      <w:r>
        <w:rPr>
          <w:rFonts w:ascii="Arial" w:hAnsi="Arial"/>
          <w:sz w:val="16"/>
        </w:rPr>
        <w:tab/>
        <w:t>September 10, 2018</w:t>
      </w:r>
    </w:p>
    <w:p w14:paraId="26DD17D3" w14:textId="77777777" w:rsidR="00BB188C" w:rsidRDefault="00BB188C" w:rsidP="00B4545F">
      <w:pPr>
        <w:rPr>
          <w:rFonts w:ascii="Arial" w:hAnsi="Arial"/>
          <w:sz w:val="16"/>
        </w:rPr>
      </w:pPr>
      <w:r>
        <w:rPr>
          <w:rFonts w:ascii="Arial" w:hAnsi="Arial"/>
          <w:sz w:val="16"/>
        </w:rPr>
        <w:t>REVISED</w:t>
      </w:r>
      <w:r>
        <w:rPr>
          <w:rFonts w:ascii="Arial" w:hAnsi="Arial"/>
          <w:sz w:val="16"/>
        </w:rPr>
        <w:tab/>
      </w:r>
      <w:r>
        <w:rPr>
          <w:rFonts w:ascii="Arial" w:hAnsi="Arial"/>
          <w:sz w:val="16"/>
        </w:rPr>
        <w:tab/>
        <w:t>November 1, 2018</w:t>
      </w:r>
    </w:p>
    <w:p w14:paraId="0AE7CCE7" w14:textId="77777777" w:rsidR="00637F85" w:rsidRDefault="00637F85" w:rsidP="00B4545F">
      <w:pPr>
        <w:rPr>
          <w:rFonts w:ascii="Arial" w:hAnsi="Arial"/>
          <w:sz w:val="16"/>
        </w:rPr>
      </w:pPr>
      <w:r>
        <w:rPr>
          <w:rFonts w:ascii="Arial" w:hAnsi="Arial"/>
          <w:sz w:val="16"/>
        </w:rPr>
        <w:t>REVISED</w:t>
      </w:r>
      <w:r>
        <w:rPr>
          <w:rFonts w:ascii="Arial" w:hAnsi="Arial"/>
          <w:sz w:val="16"/>
        </w:rPr>
        <w:tab/>
      </w:r>
      <w:r>
        <w:rPr>
          <w:rFonts w:ascii="Arial" w:hAnsi="Arial"/>
          <w:sz w:val="16"/>
        </w:rPr>
        <w:tab/>
        <w:t>June 3, 2019</w:t>
      </w:r>
    </w:p>
    <w:p w14:paraId="79AC65D3" w14:textId="77777777" w:rsidR="00CF46F0" w:rsidRDefault="00CF46F0" w:rsidP="00B4545F">
      <w:pPr>
        <w:rPr>
          <w:rFonts w:ascii="Arial" w:hAnsi="Arial"/>
          <w:sz w:val="16"/>
        </w:rPr>
      </w:pPr>
      <w:r>
        <w:rPr>
          <w:rFonts w:ascii="Arial" w:hAnsi="Arial"/>
          <w:sz w:val="16"/>
        </w:rPr>
        <w:t>REVIEWED</w:t>
      </w:r>
      <w:r>
        <w:rPr>
          <w:rFonts w:ascii="Arial" w:hAnsi="Arial"/>
          <w:sz w:val="16"/>
        </w:rPr>
        <w:tab/>
        <w:t>April 9, 2021</w:t>
      </w:r>
    </w:p>
    <w:p w14:paraId="65CB3A6C" w14:textId="77777777" w:rsidR="008C2A85" w:rsidRDefault="00E60ABF" w:rsidP="00B4545F">
      <w:pPr>
        <w:rPr>
          <w:rFonts w:ascii="Arial" w:hAnsi="Arial"/>
          <w:sz w:val="16"/>
        </w:rPr>
      </w:pPr>
      <w:r>
        <w:rPr>
          <w:rFonts w:ascii="Arial" w:hAnsi="Arial"/>
          <w:sz w:val="16"/>
        </w:rPr>
        <w:t>REVISED</w:t>
      </w:r>
      <w:r>
        <w:rPr>
          <w:rFonts w:ascii="Arial" w:hAnsi="Arial"/>
          <w:sz w:val="16"/>
        </w:rPr>
        <w:tab/>
      </w:r>
      <w:r>
        <w:rPr>
          <w:rFonts w:ascii="Arial" w:hAnsi="Arial"/>
          <w:sz w:val="16"/>
        </w:rPr>
        <w:tab/>
        <w:t>July 24</w:t>
      </w:r>
      <w:r w:rsidR="008C2A85">
        <w:rPr>
          <w:rFonts w:ascii="Arial" w:hAnsi="Arial"/>
          <w:sz w:val="16"/>
        </w:rPr>
        <w:t>, 2023</w:t>
      </w:r>
    </w:p>
    <w:p w14:paraId="408D3B4B" w14:textId="77777777" w:rsidR="00B4545F" w:rsidRPr="008A1C0D" w:rsidRDefault="00B4545F" w:rsidP="00B4545F"/>
    <w:p w14:paraId="052881F8" w14:textId="77777777" w:rsidR="00B4545F" w:rsidRPr="002443DD" w:rsidRDefault="00B4545F" w:rsidP="00B4545F"/>
    <w:p w14:paraId="7E0EB2C6" w14:textId="77777777" w:rsidR="00B4545F" w:rsidRPr="00F16F44" w:rsidRDefault="00B4545F" w:rsidP="00B4545F"/>
    <w:p w14:paraId="14ED522A" w14:textId="77777777" w:rsidR="000749E6" w:rsidRDefault="000749E6"/>
    <w:p w14:paraId="6F75CF06" w14:textId="77777777" w:rsidR="000749E6" w:rsidRPr="000749E6" w:rsidRDefault="000749E6" w:rsidP="000749E6"/>
    <w:p w14:paraId="15941B1C" w14:textId="77777777" w:rsidR="000749E6" w:rsidRPr="000749E6" w:rsidRDefault="000749E6" w:rsidP="000749E6"/>
    <w:p w14:paraId="6DE0B372" w14:textId="77777777" w:rsidR="000749E6" w:rsidRDefault="000749E6" w:rsidP="000749E6"/>
    <w:p w14:paraId="6051180B" w14:textId="77777777" w:rsidR="000749E6" w:rsidRDefault="000749E6" w:rsidP="000749E6"/>
    <w:p w14:paraId="2214531C" w14:textId="77777777" w:rsidR="008420F9" w:rsidRPr="000749E6" w:rsidRDefault="000749E6" w:rsidP="000749E6">
      <w:pPr>
        <w:tabs>
          <w:tab w:val="left" w:pos="3858"/>
        </w:tabs>
      </w:pPr>
      <w:r>
        <w:tab/>
      </w:r>
    </w:p>
    <w:sectPr w:rsidR="008420F9" w:rsidRPr="000749E6">
      <w:headerReference w:type="default" r:id="rId7"/>
      <w:footerReference w:type="default" r:id="rId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212A0" w14:textId="77777777" w:rsidR="00F642D2" w:rsidRDefault="00584136">
      <w:r>
        <w:separator/>
      </w:r>
    </w:p>
  </w:endnote>
  <w:endnote w:type="continuationSeparator" w:id="0">
    <w:p w14:paraId="13F26861" w14:textId="77777777" w:rsidR="00F642D2" w:rsidRDefault="005841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oudy Old Style">
    <w:panose1 w:val="02020502050305020303"/>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7B3D8" w14:textId="77777777" w:rsidR="008F1070" w:rsidRDefault="008F1070" w:rsidP="008F1070">
    <w:pPr>
      <w:pStyle w:val="Header"/>
      <w:jc w:val="center"/>
      <w:rPr>
        <w:rFonts w:ascii="Tahoma" w:hAnsi="Tahoma" w:cs="Tahoma"/>
        <w:i/>
        <w:iCs/>
        <w:sz w:val="16"/>
        <w:szCs w:val="16"/>
      </w:rPr>
    </w:pPr>
  </w:p>
  <w:p w14:paraId="18BB58A3" w14:textId="77777777" w:rsidR="008F1070" w:rsidRDefault="008F1070" w:rsidP="008F1070">
    <w:pPr>
      <w:pStyle w:val="Footer"/>
      <w:jc w:val="center"/>
      <w:rPr>
        <w:rFonts w:ascii="Tahoma" w:hAnsi="Tahoma" w:cs="Tahoma"/>
        <w:i/>
        <w:iCs/>
        <w:sz w:val="16"/>
        <w:szCs w:val="16"/>
      </w:rPr>
    </w:pPr>
    <w:r>
      <w:rPr>
        <w:rFonts w:ascii="Tahoma" w:hAnsi="Tahoma" w:cs="Tahoma"/>
        <w:i/>
        <w:iCs/>
        <w:sz w:val="16"/>
        <w:szCs w:val="16"/>
      </w:rPr>
      <w:t>Service     Diversity     Integrity     Excellence     Teamwork     Belonging     Wellbeing</w:t>
    </w:r>
  </w:p>
  <w:p w14:paraId="7EDFB046" w14:textId="77777777" w:rsidR="008F1070" w:rsidRPr="009D5DB6" w:rsidRDefault="008F1070" w:rsidP="009D5DB6">
    <w:pPr>
      <w:pStyle w:val="Footer"/>
      <w:rPr>
        <w:rFonts w:ascii="Tahoma" w:hAnsi="Tahoma"/>
        <w:i/>
        <w:sz w:val="16"/>
        <w:szCs w:val="16"/>
      </w:rPr>
    </w:pPr>
  </w:p>
  <w:p w14:paraId="667A683C" w14:textId="77777777" w:rsidR="008F1070" w:rsidRPr="009D5DB6" w:rsidRDefault="00F81C08" w:rsidP="009D5DB6">
    <w:pPr>
      <w:pStyle w:val="Footer"/>
      <w:jc w:val="right"/>
      <w:rPr>
        <w:rFonts w:ascii="Tahoma" w:hAnsi="Tahoma"/>
        <w:iCs/>
        <w:sz w:val="16"/>
        <w:szCs w:val="16"/>
      </w:rPr>
    </w:pPr>
    <w:r w:rsidRPr="009D5DB6">
      <w:rPr>
        <w:rFonts w:ascii="Tahoma" w:hAnsi="Tahoma" w:cs="Tahoma"/>
        <w:iCs/>
        <w:sz w:val="16"/>
        <w:szCs w:val="16"/>
      </w:rPr>
      <w:t xml:space="preserve">Page </w:t>
    </w:r>
    <w:r w:rsidRPr="009D5DB6">
      <w:rPr>
        <w:rFonts w:ascii="Tahoma" w:hAnsi="Tahoma" w:cs="Tahoma"/>
        <w:iCs/>
        <w:sz w:val="16"/>
        <w:szCs w:val="16"/>
      </w:rPr>
      <w:fldChar w:fldCharType="begin"/>
    </w:r>
    <w:r w:rsidRPr="009D5DB6">
      <w:rPr>
        <w:rFonts w:ascii="Tahoma" w:hAnsi="Tahoma" w:cs="Tahoma"/>
        <w:iCs/>
        <w:sz w:val="16"/>
        <w:szCs w:val="16"/>
      </w:rPr>
      <w:instrText xml:space="preserve"> PAGE </w:instrText>
    </w:r>
    <w:r w:rsidRPr="009D5DB6">
      <w:rPr>
        <w:rFonts w:ascii="Tahoma" w:hAnsi="Tahoma" w:cs="Tahoma"/>
        <w:iCs/>
        <w:sz w:val="16"/>
        <w:szCs w:val="16"/>
      </w:rPr>
      <w:fldChar w:fldCharType="separate"/>
    </w:r>
    <w:r w:rsidR="00FE7DAA">
      <w:rPr>
        <w:rFonts w:ascii="Tahoma" w:hAnsi="Tahoma" w:cs="Tahoma"/>
        <w:iCs/>
        <w:noProof/>
        <w:sz w:val="16"/>
        <w:szCs w:val="16"/>
      </w:rPr>
      <w:t>2</w:t>
    </w:r>
    <w:r w:rsidRPr="009D5DB6">
      <w:rPr>
        <w:rFonts w:ascii="Tahoma" w:hAnsi="Tahoma" w:cs="Tahoma"/>
        <w:iCs/>
        <w:sz w:val="16"/>
        <w:szCs w:val="16"/>
      </w:rPr>
      <w:fldChar w:fldCharType="end"/>
    </w:r>
    <w:r w:rsidRPr="009D5DB6">
      <w:rPr>
        <w:rFonts w:ascii="Tahoma" w:hAnsi="Tahoma" w:cs="Tahoma"/>
        <w:iCs/>
        <w:sz w:val="16"/>
        <w:szCs w:val="16"/>
      </w:rPr>
      <w:t xml:space="preserve"> of </w:t>
    </w:r>
    <w:r w:rsidRPr="009D5DB6">
      <w:rPr>
        <w:rFonts w:ascii="Tahoma" w:hAnsi="Tahoma" w:cs="Tahoma"/>
        <w:iCs/>
        <w:sz w:val="16"/>
        <w:szCs w:val="16"/>
      </w:rPr>
      <w:fldChar w:fldCharType="begin"/>
    </w:r>
    <w:r w:rsidRPr="009D5DB6">
      <w:rPr>
        <w:rFonts w:ascii="Tahoma" w:hAnsi="Tahoma" w:cs="Tahoma"/>
        <w:iCs/>
        <w:sz w:val="16"/>
        <w:szCs w:val="16"/>
      </w:rPr>
      <w:instrText xml:space="preserve"> NUMPAGES </w:instrText>
    </w:r>
    <w:r w:rsidRPr="009D5DB6">
      <w:rPr>
        <w:rFonts w:ascii="Tahoma" w:hAnsi="Tahoma" w:cs="Tahoma"/>
        <w:iCs/>
        <w:sz w:val="16"/>
        <w:szCs w:val="16"/>
      </w:rPr>
      <w:fldChar w:fldCharType="separate"/>
    </w:r>
    <w:r w:rsidR="00FE7DAA">
      <w:rPr>
        <w:rFonts w:ascii="Tahoma" w:hAnsi="Tahoma" w:cs="Tahoma"/>
        <w:iCs/>
        <w:noProof/>
        <w:sz w:val="16"/>
        <w:szCs w:val="16"/>
      </w:rPr>
      <w:t>5</w:t>
    </w:r>
    <w:r w:rsidRPr="009D5DB6">
      <w:rPr>
        <w:rFonts w:ascii="Tahoma" w:hAnsi="Tahoma" w:cs="Tahoma"/>
        <w:iCs/>
        <w:sz w:val="16"/>
        <w:szCs w:val="16"/>
      </w:rPr>
      <w:fldChar w:fldCharType="end"/>
    </w:r>
  </w:p>
  <w:p w14:paraId="00FDBAEA" w14:textId="77777777" w:rsidR="008F1070" w:rsidRPr="009D5DB6" w:rsidRDefault="00F81C08">
    <w:pPr>
      <w:pStyle w:val="Footer"/>
      <w:jc w:val="right"/>
      <w:rPr>
        <w:iCs/>
        <w:sz w:val="16"/>
        <w:szCs w:val="16"/>
      </w:rPr>
    </w:pPr>
    <w:r w:rsidRPr="009D5DB6">
      <w:rPr>
        <w:rFonts w:ascii="Tahoma" w:hAnsi="Tahoma"/>
        <w:iCs/>
        <w:sz w:val="16"/>
        <w:szCs w:val="16"/>
      </w:rPr>
      <w:t>HR-7 Paid Time Off</w:t>
    </w:r>
    <w:r w:rsidR="00CF46F0">
      <w:rPr>
        <w:rFonts w:ascii="Tahoma" w:hAnsi="Tahoma"/>
        <w:iCs/>
        <w:sz w:val="16"/>
        <w:szCs w:val="16"/>
      </w:rPr>
      <w:t>– Holidays – OR Sick Leave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5F21A" w14:textId="77777777" w:rsidR="00F642D2" w:rsidRDefault="00584136">
      <w:r>
        <w:separator/>
      </w:r>
    </w:p>
  </w:footnote>
  <w:footnote w:type="continuationSeparator" w:id="0">
    <w:p w14:paraId="77BF4439" w14:textId="77777777" w:rsidR="00F642D2" w:rsidRDefault="005841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ED571" w14:textId="77777777" w:rsidR="008F1070" w:rsidRDefault="00F81C08">
    <w:pPr>
      <w:pStyle w:val="Header"/>
      <w:rPr>
        <w:rFonts w:ascii="Tahoma" w:hAnsi="Tahoma"/>
        <w:i/>
        <w:sz w:val="18"/>
      </w:rPr>
    </w:pPr>
    <w:r>
      <w:rPr>
        <w:rFonts w:ascii="Tahoma" w:hAnsi="Tahoma"/>
        <w:i/>
        <w:sz w:val="18"/>
      </w:rPr>
      <w:t>Women's Healthcare Associates Policy and Procedure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94536"/>
    <w:multiLevelType w:val="hybridMultilevel"/>
    <w:tmpl w:val="4ED0DB90"/>
    <w:lvl w:ilvl="0" w:tplc="AD340E1C">
      <w:start w:val="1"/>
      <w:numFmt w:val="bullet"/>
      <w:lvlText w:val=""/>
      <w:lvlJc w:val="left"/>
      <w:pPr>
        <w:tabs>
          <w:tab w:val="num" w:pos="1440"/>
        </w:tabs>
        <w:ind w:left="1440" w:hanging="360"/>
      </w:pPr>
      <w:rPr>
        <w:rFonts w:ascii="Symbol" w:hAnsi="Symbol" w:hint="default"/>
        <w:color w:val="auto"/>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 w15:restartNumberingAfterBreak="0">
    <w:nsid w:val="0B655D74"/>
    <w:multiLevelType w:val="hybridMultilevel"/>
    <w:tmpl w:val="DBF04094"/>
    <w:lvl w:ilvl="0" w:tplc="AD340E1C">
      <w:start w:val="1"/>
      <w:numFmt w:val="bullet"/>
      <w:lvlText w:val=""/>
      <w:lvlJc w:val="left"/>
      <w:pPr>
        <w:tabs>
          <w:tab w:val="num" w:pos="1440"/>
        </w:tabs>
        <w:ind w:left="1440" w:hanging="360"/>
      </w:pPr>
      <w:rPr>
        <w:rFonts w:ascii="Symbol" w:hAnsi="Symbol" w:hint="default"/>
        <w:color w:val="auto"/>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 w15:restartNumberingAfterBreak="0">
    <w:nsid w:val="18B102D7"/>
    <w:multiLevelType w:val="multilevel"/>
    <w:tmpl w:val="7AD6FBDC"/>
    <w:lvl w:ilvl="0">
      <w:start w:val="1"/>
      <w:numFmt w:val="bullet"/>
      <w:lvlText w:val=""/>
      <w:lvlJc w:val="left"/>
      <w:pPr>
        <w:tabs>
          <w:tab w:val="num" w:pos="1980"/>
        </w:tabs>
        <w:ind w:left="1980" w:hanging="360"/>
      </w:pPr>
      <w:rPr>
        <w:rFonts w:ascii="Symbol" w:hAnsi="Symbol" w:hint="default"/>
      </w:rPr>
    </w:lvl>
    <w:lvl w:ilvl="1">
      <w:start w:val="1"/>
      <w:numFmt w:val="lowerLetter"/>
      <w:lvlText w:val="%2)"/>
      <w:lvlJc w:val="left"/>
      <w:pPr>
        <w:tabs>
          <w:tab w:val="num" w:pos="2340"/>
        </w:tabs>
        <w:ind w:left="2340" w:hanging="360"/>
      </w:pPr>
    </w:lvl>
    <w:lvl w:ilvl="2">
      <w:start w:val="1"/>
      <w:numFmt w:val="lowerRoman"/>
      <w:lvlText w:val="%3)"/>
      <w:lvlJc w:val="left"/>
      <w:pPr>
        <w:tabs>
          <w:tab w:val="num" w:pos="2700"/>
        </w:tabs>
        <w:ind w:left="2700" w:hanging="360"/>
      </w:pPr>
    </w:lvl>
    <w:lvl w:ilvl="3">
      <w:start w:val="1"/>
      <w:numFmt w:val="decimal"/>
      <w:lvlText w:val="(%4)"/>
      <w:lvlJc w:val="left"/>
      <w:pPr>
        <w:tabs>
          <w:tab w:val="num" w:pos="3060"/>
        </w:tabs>
        <w:ind w:left="3060" w:hanging="360"/>
      </w:pPr>
    </w:lvl>
    <w:lvl w:ilvl="4">
      <w:start w:val="1"/>
      <w:numFmt w:val="lowerLetter"/>
      <w:lvlText w:val="(%5)"/>
      <w:lvlJc w:val="left"/>
      <w:pPr>
        <w:tabs>
          <w:tab w:val="num" w:pos="3420"/>
        </w:tabs>
        <w:ind w:left="3420" w:hanging="360"/>
      </w:pPr>
    </w:lvl>
    <w:lvl w:ilvl="5">
      <w:start w:val="1"/>
      <w:numFmt w:val="lowerRoman"/>
      <w:lvlText w:val="(%6)"/>
      <w:lvlJc w:val="left"/>
      <w:pPr>
        <w:tabs>
          <w:tab w:val="num" w:pos="3780"/>
        </w:tabs>
        <w:ind w:left="3780" w:hanging="360"/>
      </w:pPr>
    </w:lvl>
    <w:lvl w:ilvl="6">
      <w:start w:val="1"/>
      <w:numFmt w:val="decimal"/>
      <w:lvlText w:val="%7."/>
      <w:lvlJc w:val="left"/>
      <w:pPr>
        <w:tabs>
          <w:tab w:val="num" w:pos="4140"/>
        </w:tabs>
        <w:ind w:left="4140" w:hanging="360"/>
      </w:pPr>
    </w:lvl>
    <w:lvl w:ilvl="7">
      <w:start w:val="1"/>
      <w:numFmt w:val="lowerLetter"/>
      <w:lvlText w:val="%8."/>
      <w:lvlJc w:val="left"/>
      <w:pPr>
        <w:tabs>
          <w:tab w:val="num" w:pos="4500"/>
        </w:tabs>
        <w:ind w:left="4500" w:hanging="360"/>
      </w:pPr>
    </w:lvl>
    <w:lvl w:ilvl="8">
      <w:start w:val="1"/>
      <w:numFmt w:val="lowerRoman"/>
      <w:lvlText w:val="%9."/>
      <w:lvlJc w:val="left"/>
      <w:pPr>
        <w:tabs>
          <w:tab w:val="num" w:pos="4860"/>
        </w:tabs>
        <w:ind w:left="4860" w:hanging="360"/>
      </w:pPr>
    </w:lvl>
  </w:abstractNum>
  <w:abstractNum w:abstractNumId="3" w15:restartNumberingAfterBreak="0">
    <w:nsid w:val="27354B79"/>
    <w:multiLevelType w:val="multilevel"/>
    <w:tmpl w:val="7AD6FBDC"/>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Symbol" w:hAnsi="Symbol" w:hint="default"/>
      </w:r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bullet"/>
      <w:lvlText w:val=""/>
      <w:lvlJc w:val="left"/>
      <w:pPr>
        <w:tabs>
          <w:tab w:val="num" w:pos="2160"/>
        </w:tabs>
        <w:ind w:left="2160" w:hanging="360"/>
      </w:pPr>
      <w:rPr>
        <w:rFonts w:ascii="Symbol" w:hAnsi="Symbol" w:hint="default"/>
      </w:r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2C6A0FE4"/>
    <w:multiLevelType w:val="hybridMultilevel"/>
    <w:tmpl w:val="5CDCD36A"/>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5" w15:restartNumberingAfterBreak="0">
    <w:nsid w:val="3A71345F"/>
    <w:multiLevelType w:val="hybridMultilevel"/>
    <w:tmpl w:val="A0C41A5A"/>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6" w15:restartNumberingAfterBreak="0">
    <w:nsid w:val="69344176"/>
    <w:multiLevelType w:val="hybridMultilevel"/>
    <w:tmpl w:val="259641FC"/>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7" w15:restartNumberingAfterBreak="0">
    <w:nsid w:val="7F7B61D3"/>
    <w:multiLevelType w:val="multilevel"/>
    <w:tmpl w:val="7AD6FBDC"/>
    <w:lvl w:ilvl="0">
      <w:start w:val="1"/>
      <w:numFmt w:val="bullet"/>
      <w:lvlText w:val=""/>
      <w:lvlJc w:val="left"/>
      <w:pPr>
        <w:tabs>
          <w:tab w:val="num" w:pos="2160"/>
        </w:tabs>
        <w:ind w:left="2160" w:hanging="360"/>
      </w:pPr>
      <w:rPr>
        <w:rFonts w:ascii="Symbol" w:hAnsi="Symbol" w:hint="default"/>
      </w:rPr>
    </w:lvl>
    <w:lvl w:ilvl="1">
      <w:start w:val="1"/>
      <w:numFmt w:val="lowerLetter"/>
      <w:lvlText w:val="%2)"/>
      <w:lvlJc w:val="left"/>
      <w:pPr>
        <w:tabs>
          <w:tab w:val="num" w:pos="2520"/>
        </w:tabs>
        <w:ind w:left="2520" w:hanging="360"/>
      </w:pPr>
    </w:lvl>
    <w:lvl w:ilvl="2">
      <w:start w:val="1"/>
      <w:numFmt w:val="lowerRoman"/>
      <w:lvlText w:val="%3)"/>
      <w:lvlJc w:val="left"/>
      <w:pPr>
        <w:tabs>
          <w:tab w:val="num" w:pos="2880"/>
        </w:tabs>
        <w:ind w:left="2880" w:hanging="360"/>
      </w:pPr>
    </w:lvl>
    <w:lvl w:ilvl="3">
      <w:start w:val="1"/>
      <w:numFmt w:val="decimal"/>
      <w:lvlText w:val="(%4)"/>
      <w:lvlJc w:val="left"/>
      <w:pPr>
        <w:tabs>
          <w:tab w:val="num" w:pos="3240"/>
        </w:tabs>
        <w:ind w:left="324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3960"/>
        </w:tabs>
        <w:ind w:left="3960" w:hanging="360"/>
      </w:pPr>
    </w:lvl>
    <w:lvl w:ilvl="6">
      <w:start w:val="1"/>
      <w:numFmt w:val="decimal"/>
      <w:lvlText w:val="%7."/>
      <w:lvlJc w:val="left"/>
      <w:pPr>
        <w:tabs>
          <w:tab w:val="num" w:pos="4320"/>
        </w:tabs>
        <w:ind w:left="4320" w:hanging="360"/>
      </w:pPr>
    </w:lvl>
    <w:lvl w:ilvl="7">
      <w:start w:val="1"/>
      <w:numFmt w:val="lowerLetter"/>
      <w:lvlText w:val="%8."/>
      <w:lvlJc w:val="left"/>
      <w:pPr>
        <w:tabs>
          <w:tab w:val="num" w:pos="4680"/>
        </w:tabs>
        <w:ind w:left="4680" w:hanging="360"/>
      </w:pPr>
    </w:lvl>
    <w:lvl w:ilvl="8">
      <w:start w:val="1"/>
      <w:numFmt w:val="lowerRoman"/>
      <w:lvlText w:val="%9."/>
      <w:lvlJc w:val="left"/>
      <w:pPr>
        <w:tabs>
          <w:tab w:val="num" w:pos="5040"/>
        </w:tabs>
        <w:ind w:left="5040" w:hanging="360"/>
      </w:pPr>
    </w:lvl>
  </w:abstractNum>
  <w:num w:numId="1" w16cid:durableId="959266852">
    <w:abstractNumId w:val="7"/>
  </w:num>
  <w:num w:numId="2" w16cid:durableId="720711059">
    <w:abstractNumId w:val="2"/>
  </w:num>
  <w:num w:numId="3" w16cid:durableId="365524630">
    <w:abstractNumId w:val="3"/>
  </w:num>
  <w:num w:numId="4" w16cid:durableId="1137990195">
    <w:abstractNumId w:val="5"/>
  </w:num>
  <w:num w:numId="5" w16cid:durableId="262493059">
    <w:abstractNumId w:val="4"/>
  </w:num>
  <w:num w:numId="6" w16cid:durableId="1158376676">
    <w:abstractNumId w:val="6"/>
  </w:num>
  <w:num w:numId="7" w16cid:durableId="1258443726">
    <w:abstractNumId w:val="0"/>
  </w:num>
  <w:num w:numId="8" w16cid:durableId="125431441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ather Holz">
    <w15:presenceInfo w15:providerId="AD" w15:userId="S-1-5-21-4266775999-1434241158-117269649-1535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ocumentProtection w:edit="readOnly" w:enforcement="1" w:cryptProviderType="rsaAES" w:cryptAlgorithmClass="hash" w:cryptAlgorithmType="typeAny" w:cryptAlgorithmSid="14" w:cryptSpinCount="100000" w:hash="53NQUEQI0yxmsETDFkG2sl0enkuhKramDCuIJ/3Shh+MCHVWDe3fbpofa3f0FaschGk+cYMW1MQaLlZZPpk3rA==" w:salt="inYysIgsSbZnM5ejI84bnA=="/>
  <w:defaultTabStop w:val="720"/>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45F"/>
    <w:rsid w:val="000749E6"/>
    <w:rsid w:val="00315E8A"/>
    <w:rsid w:val="00354DF1"/>
    <w:rsid w:val="00451C49"/>
    <w:rsid w:val="00577959"/>
    <w:rsid w:val="00584136"/>
    <w:rsid w:val="00637F85"/>
    <w:rsid w:val="007A1353"/>
    <w:rsid w:val="007C4595"/>
    <w:rsid w:val="008420F9"/>
    <w:rsid w:val="008C2A85"/>
    <w:rsid w:val="008F1070"/>
    <w:rsid w:val="009358EA"/>
    <w:rsid w:val="00946386"/>
    <w:rsid w:val="00B4545F"/>
    <w:rsid w:val="00BB188C"/>
    <w:rsid w:val="00BF1839"/>
    <w:rsid w:val="00CF46F0"/>
    <w:rsid w:val="00D91EFB"/>
    <w:rsid w:val="00E60ABF"/>
    <w:rsid w:val="00F642D2"/>
    <w:rsid w:val="00F81C08"/>
    <w:rsid w:val="00FA2B07"/>
    <w:rsid w:val="00FE7D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date"/>
  <w:shapeDefaults>
    <o:shapedefaults v:ext="edit" spidmax="18433"/>
    <o:shapelayout v:ext="edit">
      <o:idmap v:ext="edit" data="1"/>
    </o:shapelayout>
  </w:shapeDefaults>
  <w:decimalSymbol w:val="."/>
  <w:listSeparator w:val=","/>
  <w14:docId w14:val="76E9AE45"/>
  <w15:chartTrackingRefBased/>
  <w15:docId w15:val="{267DF099-C0FE-4F79-980C-3BCEB8420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545F"/>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B4545F"/>
    <w:pPr>
      <w:keepNext/>
      <w:tabs>
        <w:tab w:val="left" w:pos="1620"/>
        <w:tab w:val="right" w:pos="8640"/>
      </w:tabs>
      <w:outlineLvl w:val="0"/>
    </w:pPr>
    <w:rPr>
      <w:rFonts w:ascii="Arial" w:hAnsi="Arial"/>
      <w:b/>
    </w:rPr>
  </w:style>
  <w:style w:type="paragraph" w:styleId="Heading2">
    <w:name w:val="heading 2"/>
    <w:basedOn w:val="Normal"/>
    <w:next w:val="Normal"/>
    <w:link w:val="Heading2Char"/>
    <w:qFormat/>
    <w:rsid w:val="00B4545F"/>
    <w:pPr>
      <w:keepNext/>
      <w:ind w:left="1620"/>
      <w:outlineLvl w:val="1"/>
    </w:pPr>
    <w:rPr>
      <w:rFonts w:ascii="Arial" w:hAnsi="Arial"/>
      <w:b/>
      <w:bCs/>
    </w:rPr>
  </w:style>
  <w:style w:type="paragraph" w:styleId="Heading3">
    <w:name w:val="heading 3"/>
    <w:basedOn w:val="Normal"/>
    <w:next w:val="Normal"/>
    <w:link w:val="Heading3Char"/>
    <w:qFormat/>
    <w:rsid w:val="00B4545F"/>
    <w:pPr>
      <w:keepNext/>
      <w:ind w:left="360"/>
      <w:outlineLvl w:val="2"/>
    </w:pPr>
    <w:rPr>
      <w:rFonts w:ascii="Arial" w:hAnsi="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4545F"/>
    <w:rPr>
      <w:rFonts w:ascii="Arial" w:eastAsia="Times New Roman" w:hAnsi="Arial" w:cs="Times New Roman"/>
      <w:b/>
      <w:sz w:val="20"/>
      <w:szCs w:val="20"/>
    </w:rPr>
  </w:style>
  <w:style w:type="character" w:customStyle="1" w:styleId="Heading2Char">
    <w:name w:val="Heading 2 Char"/>
    <w:basedOn w:val="DefaultParagraphFont"/>
    <w:link w:val="Heading2"/>
    <w:rsid w:val="00B4545F"/>
    <w:rPr>
      <w:rFonts w:ascii="Arial" w:eastAsia="Times New Roman" w:hAnsi="Arial" w:cs="Times New Roman"/>
      <w:b/>
      <w:bCs/>
      <w:sz w:val="20"/>
      <w:szCs w:val="20"/>
    </w:rPr>
  </w:style>
  <w:style w:type="character" w:customStyle="1" w:styleId="Heading3Char">
    <w:name w:val="Heading 3 Char"/>
    <w:basedOn w:val="DefaultParagraphFont"/>
    <w:link w:val="Heading3"/>
    <w:rsid w:val="00B4545F"/>
    <w:rPr>
      <w:rFonts w:ascii="Arial" w:eastAsia="Times New Roman" w:hAnsi="Arial" w:cs="Times New Roman"/>
      <w:b/>
      <w:bCs/>
      <w:sz w:val="20"/>
      <w:szCs w:val="20"/>
    </w:rPr>
  </w:style>
  <w:style w:type="paragraph" w:styleId="Header">
    <w:name w:val="header"/>
    <w:basedOn w:val="Normal"/>
    <w:link w:val="HeaderChar"/>
    <w:uiPriority w:val="99"/>
    <w:rsid w:val="00B4545F"/>
    <w:pPr>
      <w:tabs>
        <w:tab w:val="center" w:pos="4320"/>
        <w:tab w:val="right" w:pos="8640"/>
      </w:tabs>
    </w:pPr>
    <w:rPr>
      <w:rFonts w:ascii="Goudy Old Style" w:hAnsi="Goudy Old Style"/>
      <w:sz w:val="56"/>
    </w:rPr>
  </w:style>
  <w:style w:type="character" w:customStyle="1" w:styleId="HeaderChar">
    <w:name w:val="Header Char"/>
    <w:basedOn w:val="DefaultParagraphFont"/>
    <w:link w:val="Header"/>
    <w:uiPriority w:val="99"/>
    <w:rsid w:val="00B4545F"/>
    <w:rPr>
      <w:rFonts w:ascii="Goudy Old Style" w:eastAsia="Times New Roman" w:hAnsi="Goudy Old Style" w:cs="Times New Roman"/>
      <w:sz w:val="56"/>
      <w:szCs w:val="20"/>
    </w:rPr>
  </w:style>
  <w:style w:type="paragraph" w:styleId="Footer">
    <w:name w:val="footer"/>
    <w:basedOn w:val="Normal"/>
    <w:link w:val="FooterChar"/>
    <w:uiPriority w:val="99"/>
    <w:rsid w:val="00B4545F"/>
    <w:pPr>
      <w:tabs>
        <w:tab w:val="center" w:pos="4320"/>
        <w:tab w:val="right" w:pos="8640"/>
      </w:tabs>
    </w:pPr>
  </w:style>
  <w:style w:type="character" w:customStyle="1" w:styleId="FooterChar">
    <w:name w:val="Footer Char"/>
    <w:basedOn w:val="DefaultParagraphFont"/>
    <w:link w:val="Footer"/>
    <w:uiPriority w:val="99"/>
    <w:rsid w:val="00B4545F"/>
    <w:rPr>
      <w:rFonts w:ascii="Times New Roman" w:eastAsia="Times New Roman" w:hAnsi="Times New Roman" w:cs="Times New Roman"/>
      <w:sz w:val="20"/>
      <w:szCs w:val="20"/>
    </w:rPr>
  </w:style>
  <w:style w:type="paragraph" w:styleId="BodyTextIndent">
    <w:name w:val="Body Text Indent"/>
    <w:basedOn w:val="Normal"/>
    <w:link w:val="BodyTextIndentChar"/>
    <w:rsid w:val="00B4545F"/>
    <w:pPr>
      <w:widowControl w:val="0"/>
      <w:ind w:left="720"/>
    </w:pPr>
    <w:rPr>
      <w:rFonts w:ascii="Arial" w:hAnsi="Arial"/>
    </w:rPr>
  </w:style>
  <w:style w:type="character" w:customStyle="1" w:styleId="BodyTextIndentChar">
    <w:name w:val="Body Text Indent Char"/>
    <w:basedOn w:val="DefaultParagraphFont"/>
    <w:link w:val="BodyTextIndent"/>
    <w:rsid w:val="00B4545F"/>
    <w:rPr>
      <w:rFonts w:ascii="Arial" w:eastAsia="Times New Roman" w:hAnsi="Arial" w:cs="Times New Roman"/>
      <w:sz w:val="20"/>
      <w:szCs w:val="20"/>
    </w:rPr>
  </w:style>
  <w:style w:type="paragraph" w:styleId="BodyTextIndent2">
    <w:name w:val="Body Text Indent 2"/>
    <w:basedOn w:val="Normal"/>
    <w:link w:val="BodyTextIndent2Char"/>
    <w:rsid w:val="00B4545F"/>
    <w:pPr>
      <w:ind w:left="2160"/>
    </w:pPr>
    <w:rPr>
      <w:rFonts w:ascii="Arial" w:hAnsi="Arial"/>
      <w:b/>
    </w:rPr>
  </w:style>
  <w:style w:type="character" w:customStyle="1" w:styleId="BodyTextIndent2Char">
    <w:name w:val="Body Text Indent 2 Char"/>
    <w:basedOn w:val="DefaultParagraphFont"/>
    <w:link w:val="BodyTextIndent2"/>
    <w:rsid w:val="00B4545F"/>
    <w:rPr>
      <w:rFonts w:ascii="Arial" w:eastAsia="Times New Roman" w:hAnsi="Arial" w:cs="Times New Roman"/>
      <w:b/>
      <w:sz w:val="20"/>
      <w:szCs w:val="20"/>
    </w:rPr>
  </w:style>
  <w:style w:type="paragraph" w:styleId="BodyTextIndent3">
    <w:name w:val="Body Text Indent 3"/>
    <w:basedOn w:val="Normal"/>
    <w:link w:val="BodyTextIndent3Char"/>
    <w:rsid w:val="00B4545F"/>
    <w:pPr>
      <w:ind w:left="2160"/>
    </w:pPr>
    <w:rPr>
      <w:rFonts w:ascii="Arial" w:hAnsi="Arial"/>
    </w:rPr>
  </w:style>
  <w:style w:type="character" w:customStyle="1" w:styleId="BodyTextIndent3Char">
    <w:name w:val="Body Text Indent 3 Char"/>
    <w:basedOn w:val="DefaultParagraphFont"/>
    <w:link w:val="BodyTextIndent3"/>
    <w:rsid w:val="00B4545F"/>
    <w:rPr>
      <w:rFonts w:ascii="Arial" w:eastAsia="Times New Roman" w:hAnsi="Arial" w:cs="Times New Roman"/>
      <w:sz w:val="20"/>
      <w:szCs w:val="20"/>
    </w:rPr>
  </w:style>
  <w:style w:type="paragraph" w:styleId="ListParagraph">
    <w:name w:val="List Paragraph"/>
    <w:basedOn w:val="Normal"/>
    <w:uiPriority w:val="34"/>
    <w:qFormat/>
    <w:rsid w:val="00B4545F"/>
    <w:pPr>
      <w:ind w:left="720"/>
      <w:contextualSpacing/>
    </w:pPr>
    <w:rPr>
      <w:rFonts w:ascii="Arial" w:hAnsi="Arial"/>
    </w:rPr>
  </w:style>
  <w:style w:type="paragraph" w:styleId="BalloonText">
    <w:name w:val="Balloon Text"/>
    <w:basedOn w:val="Normal"/>
    <w:link w:val="BalloonTextChar"/>
    <w:uiPriority w:val="99"/>
    <w:semiHidden/>
    <w:unhideWhenUsed/>
    <w:rsid w:val="00F81C0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81C08"/>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006C4607554F4387A36CE142DC5E38" ma:contentTypeVersion="14" ma:contentTypeDescription="Create a new document." ma:contentTypeScope="" ma:versionID="f60710c6ffa6f3eb6ee8e41c3aef9695">
  <xsd:schema xmlns:xsd="http://www.w3.org/2001/XMLSchema" xmlns:xs="http://www.w3.org/2001/XMLSchema" xmlns:p="http://schemas.microsoft.com/office/2006/metadata/properties" xmlns:ns2="76add066-c7e9-4b6e-b055-60fa463d33cb" targetNamespace="http://schemas.microsoft.com/office/2006/metadata/properties" ma:root="true" ma:fieldsID="b86f1811e94bb44777c195d9f57e7478" ns2:_="">
    <xsd:import namespace="76add066-c7e9-4b6e-b055-60fa463d33cb"/>
    <xsd:element name="properties">
      <xsd:complexType>
        <xsd:sequence>
          <xsd:element name="documentManagement">
            <xsd:complexType>
              <xsd:all>
                <xsd:element ref="ns2:MediaServiceMetadata" minOccurs="0"/>
                <xsd:element ref="ns2:MediaServiceFastMetadata" minOccurs="0"/>
                <xsd:element ref="ns2:ReviewTeam_x002d_AAAHC"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add066-c7e9-4b6e-b055-60fa463d33cb" elementFormDefault="qualified">
    <xsd:import namespace="http://schemas.microsoft.com/office/2006/documentManagement/types"/>
    <xsd:import namespace="http://schemas.microsoft.com/office/infopath/2007/PartnerControls"/>
    <xsd:element name="MediaServiceMetadata" ma:index="4" nillable="true" ma:displayName="MediaServiceMetadata" ma:hidden="true" ma:internalName="MediaServiceMetadata" ma:readOnly="true">
      <xsd:simpleType>
        <xsd:restriction base="dms:Note"/>
      </xsd:simpleType>
    </xsd:element>
    <xsd:element name="MediaServiceFastMetadata" ma:index="5" nillable="true" ma:displayName="MediaServiceFastMetadata" ma:hidden="true" ma:internalName="MediaServiceFastMetadata" ma:readOnly="true">
      <xsd:simpleType>
        <xsd:restriction base="dms:Note"/>
      </xsd:simpleType>
    </xsd:element>
    <xsd:element name="ReviewTeam_x002d_AAAHC" ma:index="6" nillable="true" ma:displayName="Review Teams - AAAHC" ma:internalName="ReviewTeam_x002d_AAAHC" ma:readOnly="false">
      <xsd:simpleType>
        <xsd:restriction base="dms:Text">
          <xsd:maxLength value="255"/>
        </xsd:restriction>
      </xsd:simpleType>
    </xsd:element>
    <xsd:element name="MediaServiceSearchProperties" ma:index="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8"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viewTeam_x002d_AAAHC xmlns="76add066-c7e9-4b6e-b055-60fa463d33cb" xsi:nil="true"/>
  </documentManagement>
</p:properties>
</file>

<file path=customXml/itemProps1.xml><?xml version="1.0" encoding="utf-8"?>
<ds:datastoreItem xmlns:ds="http://schemas.openxmlformats.org/officeDocument/2006/customXml" ds:itemID="{746DAEB4-E0A3-49A7-AA4C-0C95AF303A20}"/>
</file>

<file path=customXml/itemProps2.xml><?xml version="1.0" encoding="utf-8"?>
<ds:datastoreItem xmlns:ds="http://schemas.openxmlformats.org/officeDocument/2006/customXml" ds:itemID="{1B1BFB34-C20E-4DCE-82B2-DAE012E7AE6A}"/>
</file>

<file path=customXml/itemProps3.xml><?xml version="1.0" encoding="utf-8"?>
<ds:datastoreItem xmlns:ds="http://schemas.openxmlformats.org/officeDocument/2006/customXml" ds:itemID="{D1BADCDA-B01C-4A84-B224-20D67BCB3CC6}"/>
</file>

<file path=docProps/app.xml><?xml version="1.0" encoding="utf-8"?>
<Properties xmlns="http://schemas.openxmlformats.org/officeDocument/2006/extended-properties" xmlns:vt="http://schemas.openxmlformats.org/officeDocument/2006/docPropsVTypes">
  <Template>Normal.dotm</Template>
  <TotalTime>11</TotalTime>
  <Pages>5</Pages>
  <Words>1676</Words>
  <Characters>9557</Characters>
  <Application>Microsoft Office Word</Application>
  <DocSecurity>8</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Women's Healthcare Associates</Company>
  <LinksUpToDate>false</LinksUpToDate>
  <CharactersWithSpaces>11211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Candace Trotter</dc:creator>
  <cp:keywords/>
  <dc:description/>
  <cp:lastModifiedBy>Michelle Barker</cp:lastModifiedBy>
  <cp:revision>11</cp:revision>
  <cp:lastPrinted>2023-07-24T19:13:00Z</cp:lastPrinted>
  <dcterms:created xsi:type="dcterms:W3CDTF">2021-04-12T22:59:00Z</dcterms:created>
  <dcterms:modified xsi:type="dcterms:W3CDTF">2025-06-11T22:38:00Z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0x01010014006C4607554F4387A36CE142DC5E38</vt:lpwstr>
  </property>
  <property fmtid="{D5CDD505-2E9C-101B-9397-08002B2CF9AE}" pid="3" name="_ExtendedDescription">
    <vt:lpwstr/>
  </property>
</Properties>
</file>