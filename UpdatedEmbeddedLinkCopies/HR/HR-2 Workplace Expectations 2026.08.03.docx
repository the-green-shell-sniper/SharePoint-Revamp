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67DD" w14:textId="77777777" w:rsidR="00892295" w:rsidRDefault="00892295" w:rsidP="00892295">
      <w:pPr>
        <w:rPr>
          <w:b/>
          <w:sz w:val="40"/>
        </w:rPr>
      </w:pPr>
      <w:permStart w:id="1598897828" w:edGrp="everyone"/>
      <w:permEnd w:id="1598897828"/>
      <w:r>
        <w:rPr>
          <w:rFonts w:ascii="Arial" w:hAnsi="Arial"/>
          <w:b/>
          <w:sz w:val="40"/>
        </w:rPr>
        <w:t>WOMEN’S HEALTHCARE ASSOCIATES, LLC</w:t>
      </w:r>
    </w:p>
    <w:p w14:paraId="60A77DF2" w14:textId="77777777" w:rsidR="00892295" w:rsidRPr="00164DD6" w:rsidRDefault="00892295" w:rsidP="00892295">
      <w:pPr>
        <w:pStyle w:val="Footer"/>
        <w:tabs>
          <w:tab w:val="clear" w:pos="4320"/>
          <w:tab w:val="clear" w:pos="8640"/>
        </w:tabs>
        <w:rPr>
          <w:rFonts w:ascii="Arial" w:hAnsi="Arial" w:cs="Arial"/>
        </w:rPr>
      </w:pPr>
    </w:p>
    <w:p w14:paraId="1497A600" w14:textId="77777777" w:rsidR="00892295" w:rsidRPr="00164DD6" w:rsidRDefault="00892295" w:rsidP="00892295">
      <w:pPr>
        <w:rPr>
          <w:rFonts w:ascii="Arial" w:hAnsi="Arial" w:cs="Arial"/>
        </w:rPr>
      </w:pPr>
    </w:p>
    <w:p w14:paraId="18C815DC" w14:textId="33789CE0" w:rsidR="00892295" w:rsidRDefault="00892295" w:rsidP="00892295">
      <w:pPr>
        <w:pStyle w:val="Heading1"/>
        <w:tabs>
          <w:tab w:val="clear" w:pos="1800"/>
          <w:tab w:val="clear" w:pos="1890"/>
          <w:tab w:val="clear" w:pos="8640"/>
          <w:tab w:val="left" w:pos="1620"/>
          <w:tab w:val="right" w:pos="9360"/>
        </w:tabs>
      </w:pPr>
      <w:r>
        <w:t xml:space="preserve">TITLE: </w:t>
      </w:r>
      <w:r>
        <w:tab/>
      </w:r>
      <w:del w:id="0" w:author="Jenny Huq" w:date="2026-07-24T15:56:00Z" w16du:dateUtc="2026-07-24T22:56:00Z">
        <w:r w:rsidDel="00504123">
          <w:delText>Code of Conduct</w:delText>
        </w:r>
      </w:del>
      <w:ins w:id="1" w:author="Jenny Huq" w:date="2026-07-24T15:56:00Z" w16du:dateUtc="2026-07-24T22:56:00Z">
        <w:r w:rsidR="00504123">
          <w:t>Workplace Expectations</w:t>
        </w:r>
      </w:ins>
      <w:r>
        <w:tab/>
        <w:t>POLICY HR-2</w:t>
      </w:r>
    </w:p>
    <w:p w14:paraId="4EFB53D1" w14:textId="77777777" w:rsidR="00892295" w:rsidRDefault="00892295" w:rsidP="00892295">
      <w:pPr>
        <w:rPr>
          <w:rFonts w:ascii="Arial" w:hAnsi="Arial"/>
        </w:rPr>
      </w:pPr>
    </w:p>
    <w:p w14:paraId="1ACB49ED" w14:textId="77777777" w:rsidR="00892295" w:rsidRDefault="00892295" w:rsidP="00892295">
      <w:pPr>
        <w:tabs>
          <w:tab w:val="left" w:pos="1620"/>
        </w:tabs>
        <w:rPr>
          <w:rFonts w:ascii="Arial" w:hAnsi="Arial"/>
        </w:rPr>
      </w:pPr>
      <w:r w:rsidRPr="001840BA">
        <w:rPr>
          <w:rFonts w:ascii="Arial" w:hAnsi="Arial"/>
          <w:b/>
        </w:rPr>
        <w:t>APPLIES TO:</w:t>
      </w:r>
      <w:r>
        <w:rPr>
          <w:rFonts w:ascii="Arial" w:hAnsi="Arial"/>
        </w:rPr>
        <w:tab/>
        <w:t>Employees, Members, Associates</w:t>
      </w:r>
    </w:p>
    <w:p w14:paraId="03DFCA24" w14:textId="77777777" w:rsidR="00892295" w:rsidRDefault="00892295" w:rsidP="00892295">
      <w:pPr>
        <w:tabs>
          <w:tab w:val="left" w:pos="1620"/>
        </w:tabs>
        <w:rPr>
          <w:rFonts w:ascii="Arial" w:hAnsi="Arial"/>
        </w:rPr>
      </w:pPr>
    </w:p>
    <w:p w14:paraId="3B5A6DAB" w14:textId="52BCDEA9" w:rsidR="00892295" w:rsidDel="00BB28FD" w:rsidRDefault="00892295" w:rsidP="00892295">
      <w:pPr>
        <w:tabs>
          <w:tab w:val="left" w:pos="1620"/>
        </w:tabs>
        <w:rPr>
          <w:del w:id="2" w:author="Jenny Huq" w:date="2026-07-24T11:20:00Z" w16du:dateUtc="2026-07-24T18:20:00Z"/>
          <w:rFonts w:ascii="Arial" w:hAnsi="Arial"/>
        </w:rPr>
      </w:pPr>
      <w:r w:rsidRPr="00F64EFB">
        <w:rPr>
          <w:rFonts w:ascii="Arial" w:hAnsi="Arial"/>
          <w:b/>
        </w:rPr>
        <w:t>CONTENTS:</w:t>
      </w:r>
      <w:r>
        <w:rPr>
          <w:rFonts w:ascii="Arial" w:hAnsi="Arial"/>
        </w:rPr>
        <w:tab/>
      </w:r>
      <w:del w:id="3" w:author="Jenny Huq" w:date="2026-07-24T11:20:00Z" w16du:dateUtc="2026-07-24T18:20:00Z">
        <w:r w:rsidDel="00DE72A8">
          <w:rPr>
            <w:rFonts w:ascii="Arial" w:hAnsi="Arial"/>
          </w:rPr>
          <w:delText>Code of Conduct</w:delText>
        </w:r>
      </w:del>
      <w:ins w:id="4" w:author="Jenny Huq" w:date="2026-07-24T11:35:00Z" w16du:dateUtc="2026-07-24T18:35:00Z">
        <w:del w:id="5" w:author="Michelle Barker" w:date="2026-07-24T17:05:00Z" w16du:dateUtc="2026-07-25T00:05:00Z">
          <w:r w:rsidR="00240F9F" w:rsidRPr="00240F9F" w:rsidDel="00C146A8">
            <w:rPr>
              <w:rFonts w:ascii="Arial" w:hAnsi="Arial"/>
            </w:rPr>
            <w:delText xml:space="preserve"> </w:delText>
          </w:r>
        </w:del>
        <w:r w:rsidR="00240F9F">
          <w:rPr>
            <w:rFonts w:ascii="Arial" w:hAnsi="Arial"/>
          </w:rPr>
          <w:t>Attendance and Punctuality</w:t>
        </w:r>
      </w:ins>
    </w:p>
    <w:p w14:paraId="47E50B4E" w14:textId="77777777" w:rsidR="00C146A8" w:rsidRDefault="00BB28FD" w:rsidP="00892295">
      <w:pPr>
        <w:tabs>
          <w:tab w:val="left" w:pos="1620"/>
        </w:tabs>
        <w:rPr>
          <w:ins w:id="6" w:author="Michelle Barker" w:date="2026-07-24T17:05:00Z" w16du:dateUtc="2026-07-25T00:05:00Z"/>
          <w:rFonts w:ascii="Arial" w:hAnsi="Arial"/>
        </w:rPr>
      </w:pPr>
      <w:ins w:id="7" w:author="Jenny Huq" w:date="2026-07-24T15:43:00Z" w16du:dateUtc="2026-07-24T22:43:00Z">
        <w:r>
          <w:rPr>
            <w:rFonts w:ascii="Arial" w:hAnsi="Arial"/>
          </w:rPr>
          <w:tab/>
        </w:r>
      </w:ins>
    </w:p>
    <w:p w14:paraId="0A6A9468" w14:textId="1F0985C1" w:rsidR="00BB28FD" w:rsidRDefault="00C146A8" w:rsidP="00892295">
      <w:pPr>
        <w:tabs>
          <w:tab w:val="left" w:pos="1620"/>
        </w:tabs>
        <w:rPr>
          <w:ins w:id="8" w:author="Jenny Huq" w:date="2026-07-24T15:43:00Z" w16du:dateUtc="2026-07-24T22:43:00Z"/>
          <w:rFonts w:ascii="Arial" w:hAnsi="Arial"/>
        </w:rPr>
      </w:pPr>
      <w:ins w:id="9" w:author="Michelle Barker" w:date="2026-07-24T17:05:00Z" w16du:dateUtc="2026-07-25T00:05:00Z">
        <w:r>
          <w:rPr>
            <w:rFonts w:ascii="Arial" w:hAnsi="Arial"/>
          </w:rPr>
          <w:tab/>
        </w:r>
      </w:ins>
      <w:ins w:id="10" w:author="Jenny Huq" w:date="2026-07-24T15:43:00Z" w16du:dateUtc="2026-07-24T22:43:00Z">
        <w:r w:rsidR="00BB28FD">
          <w:rPr>
            <w:rFonts w:ascii="Arial" w:hAnsi="Arial"/>
          </w:rPr>
          <w:t>Corrective Action</w:t>
        </w:r>
      </w:ins>
    </w:p>
    <w:p w14:paraId="172E0181" w14:textId="700734E6" w:rsidR="00892295" w:rsidRDefault="00C146A8" w:rsidP="00892295">
      <w:pPr>
        <w:tabs>
          <w:tab w:val="left" w:pos="1620"/>
        </w:tabs>
        <w:rPr>
          <w:rFonts w:ascii="Arial" w:hAnsi="Arial"/>
        </w:rPr>
      </w:pPr>
      <w:ins w:id="11" w:author="Michelle Barker" w:date="2026-07-24T17:05:00Z" w16du:dateUtc="2026-07-25T00:05:00Z">
        <w:r>
          <w:rPr>
            <w:rFonts w:ascii="Arial" w:hAnsi="Arial"/>
          </w:rPr>
          <w:tab/>
        </w:r>
      </w:ins>
      <w:del w:id="12" w:author="Jenny Huq" w:date="2026-07-24T11:20:00Z" w16du:dateUtc="2026-07-24T18:20:00Z">
        <w:r w:rsidR="00892295" w:rsidDel="00DE72A8">
          <w:rPr>
            <w:rFonts w:ascii="Arial" w:hAnsi="Arial"/>
          </w:rPr>
          <w:tab/>
        </w:r>
      </w:del>
      <w:r w:rsidR="00892295">
        <w:rPr>
          <w:rFonts w:ascii="Arial" w:hAnsi="Arial"/>
        </w:rPr>
        <w:t>Drug</w:t>
      </w:r>
      <w:r w:rsidR="000D1C39">
        <w:rPr>
          <w:rFonts w:ascii="Arial" w:hAnsi="Arial"/>
        </w:rPr>
        <w:t>s</w:t>
      </w:r>
      <w:r w:rsidR="00892295">
        <w:rPr>
          <w:rFonts w:ascii="Arial" w:hAnsi="Arial"/>
        </w:rPr>
        <w:t xml:space="preserve"> and Alcohol</w:t>
      </w:r>
    </w:p>
    <w:p w14:paraId="5AFC772C" w14:textId="7C7DE336" w:rsidR="00892295" w:rsidDel="00DE72A8" w:rsidRDefault="00892295" w:rsidP="00892295">
      <w:pPr>
        <w:tabs>
          <w:tab w:val="left" w:pos="1620"/>
        </w:tabs>
        <w:rPr>
          <w:del w:id="13" w:author="Jenny Huq" w:date="2026-07-24T11:20:00Z" w16du:dateUtc="2026-07-24T18:20:00Z"/>
          <w:rFonts w:ascii="Arial" w:hAnsi="Arial"/>
        </w:rPr>
      </w:pPr>
      <w:r>
        <w:rPr>
          <w:rFonts w:ascii="Arial" w:hAnsi="Arial"/>
        </w:rPr>
        <w:tab/>
      </w:r>
      <w:del w:id="14" w:author="Jenny Huq" w:date="2026-07-24T11:20:00Z" w16du:dateUtc="2026-07-24T18:20:00Z">
        <w:r w:rsidDel="00DE72A8">
          <w:rPr>
            <w:rFonts w:ascii="Arial" w:hAnsi="Arial"/>
          </w:rPr>
          <w:delText>Harassment and Bullying</w:delText>
        </w:r>
      </w:del>
    </w:p>
    <w:p w14:paraId="2274AD80" w14:textId="13D03405" w:rsidR="00892295" w:rsidDel="00C146A8" w:rsidRDefault="00892295" w:rsidP="00892295">
      <w:pPr>
        <w:tabs>
          <w:tab w:val="left" w:pos="1620"/>
        </w:tabs>
        <w:rPr>
          <w:del w:id="15" w:author="Michelle Barker" w:date="2026-07-24T17:05:00Z" w16du:dateUtc="2026-07-25T00:05:00Z"/>
          <w:rFonts w:ascii="Arial" w:hAnsi="Arial"/>
        </w:rPr>
      </w:pPr>
      <w:del w:id="16" w:author="Jenny Huq" w:date="2026-07-24T11:20:00Z" w16du:dateUtc="2026-07-24T18:20:00Z">
        <w:r w:rsidDel="00DE72A8">
          <w:rPr>
            <w:rFonts w:ascii="Arial" w:hAnsi="Arial"/>
          </w:rPr>
          <w:tab/>
        </w:r>
      </w:del>
      <w:del w:id="17" w:author="Jenny Huq" w:date="2026-07-24T15:44:00Z" w16du:dateUtc="2026-07-24T22:44:00Z">
        <w:r w:rsidDel="00BB28FD">
          <w:rPr>
            <w:rFonts w:ascii="Arial" w:hAnsi="Arial"/>
          </w:rPr>
          <w:delText>Corrective Action</w:delText>
        </w:r>
      </w:del>
    </w:p>
    <w:p w14:paraId="7130CB28" w14:textId="5CA361EF" w:rsidR="00892295" w:rsidDel="00504123" w:rsidRDefault="00892295" w:rsidP="00892295">
      <w:pPr>
        <w:tabs>
          <w:tab w:val="left" w:pos="1620"/>
        </w:tabs>
        <w:rPr>
          <w:del w:id="18" w:author="Jenny Huq" w:date="2026-07-24T16:03:00Z" w16du:dateUtc="2026-07-24T23:03:00Z"/>
          <w:rFonts w:ascii="Arial" w:hAnsi="Arial"/>
        </w:rPr>
      </w:pPr>
      <w:del w:id="19" w:author="Michelle Barker" w:date="2026-07-24T17:05:00Z" w16du:dateUtc="2026-07-25T00:05:00Z">
        <w:r w:rsidDel="00C146A8">
          <w:rPr>
            <w:rFonts w:ascii="Arial" w:hAnsi="Arial"/>
          </w:rPr>
          <w:tab/>
        </w:r>
      </w:del>
      <w:del w:id="20" w:author="Jenny Huq" w:date="2026-07-24T11:34:00Z" w16du:dateUtc="2026-07-24T18:34:00Z">
        <w:r w:rsidDel="00240F9F">
          <w:rPr>
            <w:rFonts w:ascii="Arial" w:hAnsi="Arial"/>
          </w:rPr>
          <w:delText>Attendance and Punctuality</w:delText>
        </w:r>
      </w:del>
    </w:p>
    <w:p w14:paraId="12F06B70" w14:textId="29C856B8" w:rsidR="00504123" w:rsidRDefault="00892295" w:rsidP="00892295">
      <w:pPr>
        <w:tabs>
          <w:tab w:val="left" w:pos="1620"/>
        </w:tabs>
        <w:rPr>
          <w:ins w:id="21" w:author="Jenny Huq" w:date="2026-07-24T15:55:00Z" w16du:dateUtc="2026-07-24T22:55:00Z"/>
          <w:rFonts w:ascii="Arial" w:hAnsi="Arial"/>
        </w:rPr>
      </w:pPr>
      <w:del w:id="22" w:author="Jenny Huq" w:date="2026-07-24T16:03:00Z" w16du:dateUtc="2026-07-24T23:03:00Z">
        <w:r w:rsidDel="00504123">
          <w:rPr>
            <w:rFonts w:ascii="Arial" w:hAnsi="Arial"/>
          </w:rPr>
          <w:tab/>
        </w:r>
      </w:del>
      <w:r>
        <w:rPr>
          <w:rFonts w:ascii="Arial" w:hAnsi="Arial"/>
        </w:rPr>
        <w:t>Inappropriate Possessions in the Workplace</w:t>
      </w:r>
    </w:p>
    <w:p w14:paraId="06DE2F46" w14:textId="3FFB1EE5" w:rsidR="00504123" w:rsidRDefault="00504123" w:rsidP="00504123">
      <w:pPr>
        <w:tabs>
          <w:tab w:val="left" w:pos="1620"/>
        </w:tabs>
        <w:rPr>
          <w:rFonts w:ascii="Arial" w:hAnsi="Arial"/>
        </w:rPr>
      </w:pPr>
      <w:ins w:id="23" w:author="Jenny Huq" w:date="2026-07-24T15:55:00Z" w16du:dateUtc="2026-07-24T22:55:00Z">
        <w:r>
          <w:rPr>
            <w:rFonts w:ascii="Arial" w:hAnsi="Arial"/>
          </w:rPr>
          <w:tab/>
        </w:r>
      </w:ins>
      <w:ins w:id="24" w:author="Jenny Huq" w:date="2026-07-24T16:05:00Z" w16du:dateUtc="2026-07-24T23:05:00Z">
        <w:r>
          <w:rPr>
            <w:rFonts w:ascii="Arial" w:hAnsi="Arial"/>
          </w:rPr>
          <w:t>Other Expectations</w:t>
        </w:r>
      </w:ins>
    </w:p>
    <w:p w14:paraId="1D1145B3" w14:textId="77777777" w:rsidR="00892295" w:rsidRDefault="00892295" w:rsidP="00892295">
      <w:pPr>
        <w:tabs>
          <w:tab w:val="left" w:pos="1620"/>
        </w:tabs>
        <w:rPr>
          <w:rFonts w:ascii="Arial" w:hAnsi="Arial"/>
        </w:rPr>
      </w:pPr>
    </w:p>
    <w:p w14:paraId="3AAB9E19" w14:textId="61730D9B" w:rsidR="00892295" w:rsidDel="00C146A8" w:rsidRDefault="00892295" w:rsidP="00892295">
      <w:pPr>
        <w:tabs>
          <w:tab w:val="left" w:pos="1620"/>
        </w:tabs>
        <w:rPr>
          <w:del w:id="25" w:author="Michelle Barker" w:date="2026-07-24T17:05:00Z" w16du:dateUtc="2026-07-25T00:05:00Z"/>
          <w:rFonts w:ascii="Arial" w:hAnsi="Arial"/>
        </w:rPr>
      </w:pPr>
    </w:p>
    <w:p w14:paraId="64DCF627" w14:textId="7CF49ABB" w:rsidR="00892295" w:rsidDel="00240F9F" w:rsidRDefault="00892295" w:rsidP="00892295">
      <w:pPr>
        <w:tabs>
          <w:tab w:val="left" w:pos="1620"/>
        </w:tabs>
        <w:rPr>
          <w:del w:id="26" w:author="Jenny Huq" w:date="2026-07-24T11:41:00Z" w16du:dateUtc="2026-07-24T18:41:00Z"/>
          <w:rFonts w:ascii="Arial" w:hAnsi="Arial"/>
          <w:b/>
        </w:rPr>
      </w:pPr>
      <w:del w:id="27" w:author="Jenny Huq" w:date="2026-07-24T11:41:00Z" w16du:dateUtc="2026-07-24T18:41:00Z">
        <w:r w:rsidRPr="00F64EFB" w:rsidDel="00240F9F">
          <w:rPr>
            <w:rFonts w:ascii="Arial" w:hAnsi="Arial"/>
            <w:b/>
          </w:rPr>
          <w:delText>TITLE:</w:delText>
        </w:r>
        <w:r w:rsidDel="00240F9F">
          <w:rPr>
            <w:rFonts w:ascii="Arial" w:hAnsi="Arial"/>
          </w:rPr>
          <w:tab/>
        </w:r>
        <w:r w:rsidRPr="00F64EFB" w:rsidDel="00240F9F">
          <w:rPr>
            <w:rFonts w:ascii="Arial" w:hAnsi="Arial"/>
            <w:b/>
            <w:u w:val="single"/>
          </w:rPr>
          <w:delText>CODE OF CONDUCT</w:delText>
        </w:r>
      </w:del>
    </w:p>
    <w:p w14:paraId="0BDC248A" w14:textId="4EE10121" w:rsidR="00892295" w:rsidRPr="00F64EFB" w:rsidDel="00240F9F" w:rsidRDefault="00892295" w:rsidP="00892295">
      <w:pPr>
        <w:tabs>
          <w:tab w:val="left" w:pos="1620"/>
        </w:tabs>
        <w:rPr>
          <w:del w:id="28" w:author="Jenny Huq" w:date="2026-07-24T11:41:00Z" w16du:dateUtc="2026-07-24T18:41:00Z"/>
          <w:rFonts w:ascii="Arial" w:hAnsi="Arial"/>
          <w:b/>
        </w:rPr>
      </w:pPr>
    </w:p>
    <w:p w14:paraId="17728AF7" w14:textId="5F856630" w:rsidR="00892295" w:rsidRPr="00B00A60" w:rsidDel="00240F9F" w:rsidRDefault="00892295" w:rsidP="00240F9F">
      <w:pPr>
        <w:widowControl w:val="0"/>
        <w:tabs>
          <w:tab w:val="left" w:pos="1620"/>
        </w:tabs>
        <w:ind w:left="1620" w:hanging="1620"/>
        <w:jc w:val="both"/>
        <w:rPr>
          <w:del w:id="29" w:author="Jenny Huq" w:date="2026-07-24T11:38:00Z" w16du:dateUtc="2026-07-24T18:38:00Z"/>
          <w:rFonts w:ascii="Arial" w:hAnsi="Arial"/>
        </w:rPr>
      </w:pPr>
      <w:del w:id="30" w:author="Jenny Huq" w:date="2026-07-24T11:41:00Z" w16du:dateUtc="2026-07-24T18:41:00Z">
        <w:r w:rsidRPr="00B00A60" w:rsidDel="00240F9F">
          <w:rPr>
            <w:rFonts w:ascii="Arial" w:hAnsi="Arial"/>
            <w:b/>
          </w:rPr>
          <w:delText>POLICY:</w:delText>
        </w:r>
        <w:r w:rsidRPr="00B00A60" w:rsidDel="00240F9F">
          <w:rPr>
            <w:rFonts w:ascii="Arial" w:hAnsi="Arial"/>
          </w:rPr>
          <w:tab/>
        </w:r>
      </w:del>
      <w:del w:id="31" w:author="Jenny Huq" w:date="2026-07-24T11:38:00Z" w16du:dateUtc="2026-07-24T18:38:00Z">
        <w:r w:rsidRPr="00B00A60" w:rsidDel="00240F9F">
          <w:rPr>
            <w:rFonts w:ascii="Arial" w:hAnsi="Arial"/>
          </w:rPr>
          <w:delText xml:space="preserve">Employment with Women's Healthcare Associates, LLC (“WHA”) carries with it a responsibility to demonstrate ethical conduct in all interactions with colleagues, patients, vendors, partners, and all others we come in contact with in the course of doing business on behalf of WHA. </w:delText>
        </w:r>
      </w:del>
    </w:p>
    <w:p w14:paraId="2049EE7D" w14:textId="02E73E5D" w:rsidR="00892295" w:rsidDel="00240F9F" w:rsidRDefault="00892295">
      <w:pPr>
        <w:widowControl w:val="0"/>
        <w:tabs>
          <w:tab w:val="left" w:pos="1620"/>
        </w:tabs>
        <w:ind w:left="1620" w:hanging="1620"/>
        <w:jc w:val="both"/>
        <w:rPr>
          <w:del w:id="32" w:author="Jenny Huq" w:date="2026-07-24T11:38:00Z" w16du:dateUtc="2026-07-24T18:38:00Z"/>
          <w:rFonts w:ascii="Arial" w:hAnsi="Arial"/>
        </w:rPr>
        <w:pPrChange w:id="33" w:author="Jenny Huq" w:date="2026-07-24T11:38:00Z" w16du:dateUtc="2026-07-24T18:38:00Z">
          <w:pPr>
            <w:ind w:left="1620"/>
          </w:pPr>
        </w:pPrChange>
      </w:pPr>
    </w:p>
    <w:p w14:paraId="4F4EF332" w14:textId="4F82411A" w:rsidR="00892295" w:rsidRPr="00B00A60" w:rsidDel="00240F9F" w:rsidRDefault="00892295">
      <w:pPr>
        <w:widowControl w:val="0"/>
        <w:tabs>
          <w:tab w:val="left" w:pos="1620"/>
        </w:tabs>
        <w:ind w:left="1620" w:hanging="1620"/>
        <w:jc w:val="both"/>
        <w:rPr>
          <w:del w:id="34" w:author="Jenny Huq" w:date="2026-07-24T11:38:00Z" w16du:dateUtc="2026-07-24T18:38:00Z"/>
          <w:rFonts w:ascii="Arial" w:hAnsi="Arial"/>
        </w:rPr>
        <w:pPrChange w:id="35" w:author="Jenny Huq" w:date="2026-07-24T11:38:00Z" w16du:dateUtc="2026-07-24T18:38:00Z">
          <w:pPr>
            <w:ind w:left="1620"/>
          </w:pPr>
        </w:pPrChange>
      </w:pPr>
      <w:del w:id="36" w:author="Jenny Huq" w:date="2026-07-24T11:38:00Z" w16du:dateUtc="2026-07-24T18:38:00Z">
        <w:r w:rsidRPr="00B00A60" w:rsidDel="00240F9F">
          <w:rPr>
            <w:rFonts w:ascii="Arial" w:hAnsi="Arial"/>
          </w:rPr>
          <w:delText>To continue to meet this commitment to our patients, colleagues and oth</w:delText>
        </w:r>
        <w:r w:rsidDel="00240F9F">
          <w:rPr>
            <w:rFonts w:ascii="Arial" w:hAnsi="Arial"/>
          </w:rPr>
          <w:delText xml:space="preserve">er </w:delText>
        </w:r>
        <w:r w:rsidRPr="00B00A60" w:rsidDel="00240F9F">
          <w:rPr>
            <w:rFonts w:ascii="Arial" w:hAnsi="Arial"/>
          </w:rPr>
          <w:delText>stakeholders, we must ensure our actions always embody our core values of Service</w:delText>
        </w:r>
        <w:r w:rsidR="007A7163" w:rsidDel="00240F9F">
          <w:rPr>
            <w:rFonts w:ascii="Arial" w:hAnsi="Arial"/>
          </w:rPr>
          <w:delText>, Diversity,</w:delText>
        </w:r>
        <w:r w:rsidRPr="00B00A60" w:rsidDel="00240F9F">
          <w:rPr>
            <w:rFonts w:ascii="Arial" w:hAnsi="Arial"/>
          </w:rPr>
          <w:delText xml:space="preserve"> Integrity, Professionalism, Teamwork and Fun, and that we maintain the highest levels of ethical behavior.</w:delText>
        </w:r>
      </w:del>
    </w:p>
    <w:p w14:paraId="22D4B170" w14:textId="014ADF65" w:rsidR="00892295" w:rsidDel="00240F9F" w:rsidRDefault="00892295" w:rsidP="00240F9F">
      <w:pPr>
        <w:widowControl w:val="0"/>
        <w:tabs>
          <w:tab w:val="left" w:pos="1620"/>
        </w:tabs>
        <w:ind w:left="1620" w:hanging="1620"/>
        <w:jc w:val="both"/>
        <w:rPr>
          <w:del w:id="37" w:author="Jenny Huq" w:date="2026-07-24T11:38:00Z" w16du:dateUtc="2026-07-24T18:38:00Z"/>
          <w:rFonts w:ascii="Arial" w:hAnsi="Arial"/>
        </w:rPr>
      </w:pPr>
      <w:del w:id="38" w:author="Jenny Huq" w:date="2026-07-24T11:38:00Z" w16du:dateUtc="2026-07-24T18:38:00Z">
        <w:r w:rsidRPr="00B00A60" w:rsidDel="00240F9F">
          <w:rPr>
            <w:rFonts w:ascii="Arial" w:hAnsi="Arial"/>
          </w:rPr>
          <w:delText xml:space="preserve"> </w:delText>
        </w:r>
        <w:r w:rsidRPr="00B00A60" w:rsidDel="00240F9F">
          <w:rPr>
            <w:rFonts w:ascii="Arial" w:hAnsi="Arial"/>
          </w:rPr>
          <w:tab/>
        </w:r>
      </w:del>
    </w:p>
    <w:p w14:paraId="54A7DB38" w14:textId="204ED668" w:rsidR="00892295" w:rsidRPr="00B00A60" w:rsidDel="00C146A8" w:rsidRDefault="00892295" w:rsidP="00240F9F">
      <w:pPr>
        <w:widowControl w:val="0"/>
        <w:tabs>
          <w:tab w:val="left" w:pos="1620"/>
        </w:tabs>
        <w:ind w:left="1620" w:hanging="1620"/>
        <w:jc w:val="both"/>
        <w:rPr>
          <w:del w:id="39" w:author="Michelle Barker" w:date="2026-07-24T17:05:00Z" w16du:dateUtc="2026-07-25T00:05:00Z"/>
          <w:rFonts w:ascii="Arial" w:hAnsi="Arial"/>
        </w:rPr>
      </w:pPr>
      <w:del w:id="40" w:author="Jenny Huq" w:date="2026-07-24T11:38:00Z" w16du:dateUtc="2026-07-24T18:38:00Z">
        <w:r w:rsidDel="00240F9F">
          <w:rPr>
            <w:rFonts w:ascii="Arial" w:hAnsi="Arial"/>
          </w:rPr>
          <w:tab/>
        </w:r>
        <w:r w:rsidRPr="00B00A60" w:rsidDel="00240F9F">
          <w:rPr>
            <w:rFonts w:ascii="Arial" w:hAnsi="Arial"/>
          </w:rPr>
          <w:delText>The below guidelines set forth the expectations WHA has of those individuals working on its behalf in many of the key areas of employment and underscore our commitment to creating an environment of trust, openness and transparency in the way we do business.</w:delText>
        </w:r>
      </w:del>
      <w:del w:id="41" w:author="Michelle Barker" w:date="2026-07-24T17:05:00Z" w16du:dateUtc="2026-07-25T00:05:00Z">
        <w:r w:rsidRPr="00B00A60" w:rsidDel="00C146A8">
          <w:rPr>
            <w:rFonts w:ascii="Arial" w:hAnsi="Arial"/>
          </w:rPr>
          <w:delText xml:space="preserve"> </w:delText>
        </w:r>
      </w:del>
    </w:p>
    <w:p w14:paraId="4691E2C3" w14:textId="0A37FB6B" w:rsidR="00892295" w:rsidDel="00C146A8" w:rsidRDefault="00892295">
      <w:pPr>
        <w:widowControl w:val="0"/>
        <w:tabs>
          <w:tab w:val="left" w:pos="1620"/>
        </w:tabs>
        <w:ind w:left="1620" w:hanging="1620"/>
        <w:jc w:val="both"/>
        <w:rPr>
          <w:del w:id="42" w:author="Michelle Barker" w:date="2026-07-24T17:05:00Z" w16du:dateUtc="2026-07-25T00:05:00Z"/>
          <w:rFonts w:ascii="Arial" w:hAnsi="Arial"/>
        </w:rPr>
        <w:pPrChange w:id="43" w:author="Michelle Barker" w:date="2026-07-24T17:05:00Z" w16du:dateUtc="2026-07-25T00:05:00Z">
          <w:pPr>
            <w:tabs>
              <w:tab w:val="left" w:pos="1620"/>
            </w:tabs>
          </w:pPr>
        </w:pPrChange>
      </w:pPr>
      <w:del w:id="44" w:author="Michelle Barker" w:date="2026-07-24T17:05:00Z" w16du:dateUtc="2026-07-25T00:05:00Z">
        <w:r w:rsidDel="00C146A8">
          <w:rPr>
            <w:rFonts w:ascii="Arial" w:hAnsi="Arial"/>
          </w:rPr>
          <w:tab/>
        </w:r>
      </w:del>
    </w:p>
    <w:p w14:paraId="65B53080" w14:textId="180BB41C" w:rsidR="00892295" w:rsidDel="00240F9F" w:rsidRDefault="00892295" w:rsidP="00240F9F">
      <w:pPr>
        <w:widowControl w:val="0"/>
        <w:tabs>
          <w:tab w:val="left" w:pos="1620"/>
        </w:tabs>
        <w:ind w:left="1620" w:hanging="1620"/>
        <w:jc w:val="both"/>
        <w:rPr>
          <w:del w:id="45" w:author="Jenny Huq" w:date="2026-07-24T11:38:00Z" w16du:dateUtc="2026-07-24T18:38:00Z"/>
          <w:rFonts w:ascii="Arial" w:hAnsi="Arial"/>
          <w:b/>
        </w:rPr>
      </w:pPr>
      <w:del w:id="46" w:author="Michelle Barker" w:date="2026-07-24T17:05:00Z" w16du:dateUtc="2026-07-25T00:05:00Z">
        <w:r w:rsidDel="00C146A8">
          <w:rPr>
            <w:rFonts w:ascii="Arial" w:hAnsi="Arial"/>
          </w:rPr>
          <w:tab/>
        </w:r>
      </w:del>
      <w:del w:id="47" w:author="Jenny Huq" w:date="2026-07-24T11:38:00Z" w16du:dateUtc="2026-07-24T18:38:00Z">
        <w:r w:rsidDel="00240F9F">
          <w:rPr>
            <w:rFonts w:ascii="Arial" w:hAnsi="Arial"/>
            <w:b/>
          </w:rPr>
          <w:delText>Respect in the Workplace</w:delText>
        </w:r>
      </w:del>
    </w:p>
    <w:p w14:paraId="26EA2FEB" w14:textId="568E8D55" w:rsidR="00FB2CC9" w:rsidDel="00C146A8" w:rsidRDefault="00892295" w:rsidP="00240F9F">
      <w:pPr>
        <w:widowControl w:val="0"/>
        <w:tabs>
          <w:tab w:val="left" w:pos="1620"/>
        </w:tabs>
        <w:ind w:left="1620" w:hanging="1620"/>
        <w:jc w:val="both"/>
        <w:rPr>
          <w:del w:id="48" w:author="Michelle Barker" w:date="2026-07-24T17:05:00Z" w16du:dateUtc="2026-07-25T00:05:00Z"/>
          <w:rFonts w:ascii="Arial" w:hAnsi="Arial"/>
        </w:rPr>
      </w:pPr>
      <w:del w:id="49" w:author="Jenny Huq" w:date="2026-07-24T11:38:00Z" w16du:dateUtc="2026-07-24T18:38:00Z">
        <w:r w:rsidDel="00240F9F">
          <w:rPr>
            <w:rFonts w:ascii="Arial" w:hAnsi="Arial"/>
            <w:b/>
          </w:rPr>
          <w:tab/>
        </w:r>
        <w:r w:rsidRPr="00B00A60" w:rsidDel="00240F9F">
          <w:rPr>
            <w:rFonts w:ascii="Arial" w:hAnsi="Arial"/>
          </w:rPr>
          <w:delText>WHA is committed to creating and maintaining a work environment based on respect for the individual, and to being a good corporate citizen in the community. In our relationships with each other, we strive to be open, honest, and respectful in sharing our ideas and thoughts, and in receiving input. WHA believes that diversity and inclusion are key drivers to success. We have a duty to embody and promote our values in our daily activities, and to comply with all laws and WHA policies and guidelines relating to the treatment of all workers. WHA expects every employee to maintain a professional demeanor at all times. This includes observing common courtesy in dealing with patients, other employees, prospective candidates for employment, customers, vendors, or visitors to WHA. Employees also must ensure that their conduct complies with all company policies and procedures.</w:delText>
        </w:r>
        <w:r w:rsidRPr="00B00A60" w:rsidDel="00240F9F">
          <w:rPr>
            <w:rFonts w:ascii="Arial" w:hAnsi="Arial" w:cs="Arial"/>
          </w:rPr>
          <w:delText xml:space="preserve"> </w:delText>
        </w:r>
        <w:r w:rsidRPr="00B00A60" w:rsidDel="00240F9F">
          <w:rPr>
            <w:rFonts w:ascii="Arial" w:hAnsi="Arial"/>
          </w:rPr>
          <w:delText>WHA is committed to maintaining a work environment free from discrimination and harassment.</w:delText>
        </w:r>
      </w:del>
      <w:del w:id="50" w:author="Michelle Barker" w:date="2026-07-24T17:05:00Z" w16du:dateUtc="2026-07-25T00:05:00Z">
        <w:r w:rsidR="00FB2CC9" w:rsidDel="00C146A8">
          <w:rPr>
            <w:rFonts w:ascii="Arial" w:hAnsi="Arial"/>
          </w:rPr>
          <w:tab/>
        </w:r>
      </w:del>
    </w:p>
    <w:p w14:paraId="1D02B293" w14:textId="35B76219" w:rsidR="00FB2CC9" w:rsidDel="00C146A8" w:rsidRDefault="00FB2CC9" w:rsidP="00892295">
      <w:pPr>
        <w:widowControl w:val="0"/>
        <w:tabs>
          <w:tab w:val="left" w:pos="1620"/>
        </w:tabs>
        <w:ind w:left="1620" w:hanging="1620"/>
        <w:jc w:val="both"/>
        <w:rPr>
          <w:del w:id="51" w:author="Michelle Barker" w:date="2026-07-24T17:05:00Z" w16du:dateUtc="2026-07-25T00:05:00Z"/>
          <w:rFonts w:ascii="Arial" w:hAnsi="Arial"/>
        </w:rPr>
      </w:pPr>
      <w:del w:id="52" w:author="Michelle Barker" w:date="2026-07-24T17:05:00Z" w16du:dateUtc="2026-07-25T00:05:00Z">
        <w:r w:rsidDel="00C146A8">
          <w:rPr>
            <w:rFonts w:ascii="Arial" w:hAnsi="Arial"/>
          </w:rPr>
          <w:tab/>
        </w:r>
      </w:del>
    </w:p>
    <w:p w14:paraId="0B896E53" w14:textId="07F83524" w:rsidR="00FB2CC9" w:rsidRPr="005E23E5" w:rsidDel="00504123" w:rsidRDefault="00FB2CC9" w:rsidP="00504123">
      <w:pPr>
        <w:widowControl w:val="0"/>
        <w:tabs>
          <w:tab w:val="left" w:pos="1620"/>
        </w:tabs>
        <w:ind w:left="1620" w:hanging="1620"/>
        <w:jc w:val="both"/>
        <w:rPr>
          <w:moveFrom w:id="53" w:author="Jenny Huq" w:date="2026-07-24T15:58:00Z" w16du:dateUtc="2026-07-24T22:58:00Z"/>
          <w:rFonts w:ascii="Arial" w:hAnsi="Arial"/>
          <w:b/>
        </w:rPr>
      </w:pPr>
      <w:del w:id="54" w:author="Michelle Barker" w:date="2026-07-24T17:05:00Z" w16du:dateUtc="2026-07-25T00:05:00Z">
        <w:r w:rsidDel="00C146A8">
          <w:rPr>
            <w:rFonts w:ascii="Arial" w:hAnsi="Arial"/>
          </w:rPr>
          <w:tab/>
        </w:r>
      </w:del>
      <w:moveFromRangeStart w:id="55" w:author="Jenny Huq" w:date="2026-07-24T15:58:00Z" w:name="move235801134"/>
      <w:moveFrom w:id="56" w:author="Jenny Huq" w:date="2026-07-24T15:58:00Z" w16du:dateUtc="2026-07-24T22:58:00Z">
        <w:r w:rsidRPr="005E23E5" w:rsidDel="00504123">
          <w:rPr>
            <w:rFonts w:ascii="Arial" w:hAnsi="Arial"/>
            <w:b/>
          </w:rPr>
          <w:t>Political Activities and Expressions in the Workplace</w:t>
        </w:r>
      </w:moveFrom>
    </w:p>
    <w:p w14:paraId="325A189E" w14:textId="1E74617C" w:rsidR="00FB2CC9" w:rsidRPr="005E23E5" w:rsidDel="00504123" w:rsidRDefault="00FB2CC9" w:rsidP="00504123">
      <w:pPr>
        <w:widowControl w:val="0"/>
        <w:tabs>
          <w:tab w:val="left" w:pos="1620"/>
        </w:tabs>
        <w:ind w:left="1620" w:hanging="1620"/>
        <w:jc w:val="both"/>
        <w:rPr>
          <w:moveFrom w:id="57" w:author="Jenny Huq" w:date="2026-07-24T15:58:00Z" w16du:dateUtc="2026-07-24T22:58:00Z"/>
          <w:rFonts w:ascii="Arial" w:hAnsi="Arial" w:cs="Arial"/>
        </w:rPr>
      </w:pPr>
      <w:moveFrom w:id="58" w:author="Jenny Huq" w:date="2026-07-24T15:58:00Z" w16du:dateUtc="2026-07-24T22:58:00Z">
        <w:r w:rsidRPr="005E23E5" w:rsidDel="00504123">
          <w:rPr>
            <w:rFonts w:ascii="Arial" w:hAnsi="Arial"/>
          </w:rPr>
          <w:tab/>
        </w:r>
        <w:r w:rsidRPr="005E23E5" w:rsidDel="00504123">
          <w:rPr>
            <w:rFonts w:ascii="Arial" w:hAnsi="Arial" w:cs="Arial"/>
            <w:color w:val="222222"/>
            <w:shd w:val="clear" w:color="auto" w:fill="FFFFFF"/>
          </w:rPr>
          <w:t>WHA strives to foster a workplace where everyone feels safe, welcomed, and included</w:t>
        </w:r>
        <w:r w:rsidRPr="008044D7" w:rsidDel="00504123">
          <w:rPr>
            <w:rFonts w:ascii="Arial" w:hAnsi="Arial" w:cs="Arial"/>
            <w:b/>
            <w:bCs/>
            <w:color w:val="222222"/>
            <w:shd w:val="clear" w:color="auto" w:fill="FFFFFF"/>
          </w:rPr>
          <w:t>.</w:t>
        </w:r>
        <w:r w:rsidRPr="005E23E5" w:rsidDel="00504123">
          <w:rPr>
            <w:rFonts w:ascii="Arial" w:hAnsi="Arial" w:cs="Arial"/>
            <w:color w:val="222222"/>
            <w:shd w:val="clear" w:color="auto" w:fill="FFFFFF"/>
          </w:rPr>
          <w:t xml:space="preserve"> </w:t>
        </w:r>
        <w:r w:rsidRPr="005E23E5" w:rsidDel="00504123">
          <w:rPr>
            <w:rFonts w:ascii="Arial" w:hAnsi="Arial" w:cs="Arial"/>
            <w:color w:val="222222"/>
          </w:rPr>
          <w:t>While WHA acknowledges that every employee holds their own personal political and social beliefs, we have a vested interest in maintain</w:t>
        </w:r>
        <w:r w:rsidR="005A4743" w:rsidRPr="005E23E5" w:rsidDel="00504123">
          <w:rPr>
            <w:rFonts w:ascii="Arial" w:hAnsi="Arial" w:cs="Arial"/>
            <w:color w:val="222222"/>
          </w:rPr>
          <w:t>ing</w:t>
        </w:r>
        <w:r w:rsidRPr="005E23E5" w:rsidDel="00504123">
          <w:rPr>
            <w:rFonts w:ascii="Arial" w:hAnsi="Arial" w:cs="Arial"/>
            <w:color w:val="222222"/>
          </w:rPr>
          <w:t xml:space="preserve"> an inclusive and respectful workplace culture. </w:t>
        </w:r>
        <w:r w:rsidR="005A4743" w:rsidRPr="005E23E5" w:rsidDel="00504123">
          <w:rPr>
            <w:rFonts w:ascii="Arial" w:hAnsi="Arial" w:cs="Arial"/>
            <w:color w:val="222222"/>
          </w:rPr>
          <w:t>P</w:t>
        </w:r>
        <w:r w:rsidRPr="005E23E5" w:rsidDel="00504123">
          <w:rPr>
            <w:rFonts w:ascii="Arial" w:hAnsi="Arial" w:cs="Arial"/>
            <w:color w:val="222222"/>
          </w:rPr>
          <w:t xml:space="preserve">articipation in political discussions between employees must not cause disruption and must be </w:t>
        </w:r>
        <w:r w:rsidR="005A4743" w:rsidRPr="005E23E5" w:rsidDel="00504123">
          <w:rPr>
            <w:rFonts w:ascii="Arial" w:hAnsi="Arial" w:cs="Arial"/>
            <w:color w:val="222222"/>
          </w:rPr>
          <w:t xml:space="preserve">respectfully </w:t>
        </w:r>
        <w:r w:rsidRPr="005E23E5" w:rsidDel="00504123">
          <w:rPr>
            <w:rFonts w:ascii="Arial" w:hAnsi="Arial" w:cs="Arial"/>
            <w:color w:val="222222"/>
          </w:rPr>
          <w:t>engaged in by willing participants</w:t>
        </w:r>
        <w:r w:rsidR="005E23E5" w:rsidRPr="005E23E5" w:rsidDel="00504123">
          <w:rPr>
            <w:rFonts w:ascii="Arial" w:hAnsi="Arial" w:cs="Arial"/>
            <w:color w:val="222222"/>
          </w:rPr>
          <w:t xml:space="preserve">. </w:t>
        </w:r>
        <w:r w:rsidRPr="005E23E5" w:rsidDel="00504123">
          <w:rPr>
            <w:rFonts w:ascii="Arial" w:hAnsi="Arial" w:cs="Arial"/>
            <w:color w:val="222222"/>
          </w:rPr>
          <w:t xml:space="preserve">WHA prohibits </w:t>
        </w:r>
        <w:r w:rsidRPr="005E23E5" w:rsidDel="00504123">
          <w:rPr>
            <w:rFonts w:ascii="Arial" w:hAnsi="Arial" w:cs="Arial"/>
          </w:rPr>
          <w:t>political activity in the workplace, including handing out or displaying information about candidates or issues, soliciting donations to a particular political party or actual campaigning for a candidate. </w:t>
        </w:r>
      </w:moveFrom>
    </w:p>
    <w:p w14:paraId="456F38E8" w14:textId="71CC8AD7" w:rsidR="00FB2CC9" w:rsidRPr="005E23E5" w:rsidDel="00504123" w:rsidRDefault="00FB2CC9" w:rsidP="00504123">
      <w:pPr>
        <w:widowControl w:val="0"/>
        <w:tabs>
          <w:tab w:val="left" w:pos="1620"/>
        </w:tabs>
        <w:ind w:left="1620" w:hanging="1620"/>
        <w:jc w:val="both"/>
        <w:rPr>
          <w:moveFrom w:id="59" w:author="Jenny Huq" w:date="2026-07-24T15:58:00Z" w16du:dateUtc="2026-07-24T22:58:00Z"/>
          <w:rFonts w:ascii="Arial" w:hAnsi="Arial" w:cs="Arial"/>
        </w:rPr>
      </w:pPr>
    </w:p>
    <w:p w14:paraId="56E6F3C2" w14:textId="3ED88219" w:rsidR="00FB2CC9" w:rsidRPr="005E23E5" w:rsidDel="00C146A8" w:rsidRDefault="00FB2CC9" w:rsidP="00504123">
      <w:pPr>
        <w:widowControl w:val="0"/>
        <w:tabs>
          <w:tab w:val="left" w:pos="1620"/>
        </w:tabs>
        <w:ind w:left="1620" w:hanging="1620"/>
        <w:jc w:val="both"/>
        <w:rPr>
          <w:del w:id="60" w:author="Michelle Barker" w:date="2026-07-24T17:05:00Z" w16du:dateUtc="2026-07-25T00:05:00Z"/>
          <w:rFonts w:ascii="Arial" w:hAnsi="Arial" w:cs="Arial"/>
        </w:rPr>
      </w:pPr>
      <w:moveFrom w:id="61" w:author="Jenny Huq" w:date="2026-07-24T15:58:00Z" w16du:dateUtc="2026-07-24T22:58:00Z">
        <w:r w:rsidRPr="005E23E5" w:rsidDel="00504123">
          <w:rPr>
            <w:rFonts w:ascii="Arial" w:hAnsi="Arial" w:cs="Arial"/>
          </w:rPr>
          <w:tab/>
          <w:t>Support for social and/or political issues that WHA’s leadership has formally endorsed</w:t>
        </w:r>
        <w:r w:rsidR="005A4743" w:rsidRPr="005E23E5" w:rsidDel="00504123">
          <w:rPr>
            <w:rFonts w:ascii="Arial" w:hAnsi="Arial" w:cs="Arial"/>
          </w:rPr>
          <w:t xml:space="preserve"> </w:t>
        </w:r>
        <w:r w:rsidRPr="005E23E5" w:rsidDel="00504123">
          <w:rPr>
            <w:rFonts w:ascii="Arial" w:hAnsi="Arial" w:cs="Arial"/>
          </w:rPr>
          <w:t>are exempt from this policy</w:t>
        </w:r>
        <w:r w:rsidR="005A4743" w:rsidRPr="005E23E5" w:rsidDel="00504123">
          <w:rPr>
            <w:rFonts w:ascii="Arial" w:hAnsi="Arial" w:cs="Arial"/>
          </w:rPr>
          <w:t>.</w:t>
        </w:r>
      </w:moveFrom>
      <w:moveFromRangeEnd w:id="55"/>
      <w:del w:id="62" w:author="Michelle Barker" w:date="2026-07-24T17:05:00Z" w16du:dateUtc="2026-07-25T00:05:00Z">
        <w:r w:rsidRPr="005E23E5" w:rsidDel="00C146A8">
          <w:rPr>
            <w:rFonts w:ascii="Arial" w:hAnsi="Arial" w:cs="Arial"/>
          </w:rPr>
          <w:delText xml:space="preserve"> </w:delText>
        </w:r>
      </w:del>
    </w:p>
    <w:p w14:paraId="752248F8" w14:textId="11977C91" w:rsidR="00FB2CC9" w:rsidDel="00C146A8" w:rsidRDefault="00FB2CC9" w:rsidP="00892295">
      <w:pPr>
        <w:widowControl w:val="0"/>
        <w:tabs>
          <w:tab w:val="left" w:pos="1620"/>
        </w:tabs>
        <w:ind w:left="1620" w:hanging="1620"/>
        <w:jc w:val="both"/>
        <w:rPr>
          <w:del w:id="63" w:author="Michelle Barker" w:date="2026-07-24T17:05:00Z" w16du:dateUtc="2026-07-25T00:05:00Z"/>
          <w:rFonts w:ascii="Arial" w:hAnsi="Arial"/>
        </w:rPr>
      </w:pPr>
    </w:p>
    <w:p w14:paraId="3F5636B9" w14:textId="594D3FD7" w:rsidR="00892295" w:rsidDel="00C146A8" w:rsidRDefault="00892295" w:rsidP="00892295">
      <w:pPr>
        <w:widowControl w:val="0"/>
        <w:tabs>
          <w:tab w:val="left" w:pos="1620"/>
        </w:tabs>
        <w:jc w:val="both"/>
        <w:rPr>
          <w:del w:id="64" w:author="Michelle Barker" w:date="2026-07-24T17:05:00Z" w16du:dateUtc="2026-07-25T00:05:00Z"/>
          <w:rFonts w:ascii="Arial" w:hAnsi="Arial"/>
          <w:b/>
        </w:rPr>
      </w:pPr>
    </w:p>
    <w:p w14:paraId="697E2EF2" w14:textId="5C1E7C95" w:rsidR="00892295" w:rsidDel="00504123" w:rsidRDefault="00892295" w:rsidP="00504123">
      <w:pPr>
        <w:widowControl w:val="0"/>
        <w:tabs>
          <w:tab w:val="left" w:pos="1620"/>
        </w:tabs>
        <w:ind w:left="1620" w:hanging="1620"/>
        <w:jc w:val="both"/>
        <w:rPr>
          <w:moveFrom w:id="65" w:author="Jenny Huq" w:date="2026-07-24T16:03:00Z" w16du:dateUtc="2026-07-24T23:03:00Z"/>
          <w:rFonts w:ascii="Arial" w:hAnsi="Arial"/>
          <w:b/>
        </w:rPr>
      </w:pPr>
      <w:del w:id="66" w:author="Michelle Barker" w:date="2026-07-24T17:05:00Z" w16du:dateUtc="2026-07-25T00:05:00Z">
        <w:r w:rsidDel="00C146A8">
          <w:rPr>
            <w:rFonts w:ascii="Arial" w:hAnsi="Arial"/>
            <w:b/>
          </w:rPr>
          <w:tab/>
        </w:r>
      </w:del>
      <w:moveFromRangeStart w:id="67" w:author="Jenny Huq" w:date="2026-07-24T16:03:00Z" w:name="move235801448"/>
      <w:moveFrom w:id="68" w:author="Jenny Huq" w:date="2026-07-24T16:03:00Z" w16du:dateUtc="2026-07-24T23:03:00Z">
        <w:r w:rsidDel="00504123">
          <w:rPr>
            <w:rFonts w:ascii="Arial" w:hAnsi="Arial"/>
            <w:b/>
          </w:rPr>
          <w:t>Moonlighting</w:t>
        </w:r>
      </w:moveFrom>
    </w:p>
    <w:p w14:paraId="28DBEEA7" w14:textId="4B6271E7" w:rsidR="00892295" w:rsidDel="00C146A8" w:rsidRDefault="00892295" w:rsidP="00504123">
      <w:pPr>
        <w:widowControl w:val="0"/>
        <w:tabs>
          <w:tab w:val="left" w:pos="1620"/>
        </w:tabs>
        <w:ind w:left="1620" w:hanging="1620"/>
        <w:jc w:val="both"/>
        <w:rPr>
          <w:del w:id="69" w:author="Michelle Barker" w:date="2026-07-24T17:05:00Z" w16du:dateUtc="2026-07-25T00:05:00Z"/>
          <w:rFonts w:ascii="Arial" w:hAnsi="Arial"/>
        </w:rPr>
      </w:pPr>
      <w:moveFrom w:id="70" w:author="Jenny Huq" w:date="2026-07-24T16:03:00Z" w16du:dateUtc="2026-07-24T23:03:00Z">
        <w:r w:rsidDel="00504123">
          <w:rPr>
            <w:rFonts w:ascii="Arial" w:hAnsi="Arial"/>
            <w:b/>
          </w:rPr>
          <w:tab/>
        </w:r>
        <w:r w:rsidRPr="00B00A60" w:rsidDel="00504123">
          <w:rPr>
            <w:rFonts w:ascii="Arial" w:hAnsi="Arial"/>
          </w:rPr>
          <w:t xml:space="preserve">Outside employment should be discussed with your manager prior to accepting employment. </w:t>
        </w:r>
        <w:r w:rsidR="000C77BB" w:rsidDel="00504123">
          <w:rPr>
            <w:rFonts w:ascii="Arial" w:hAnsi="Arial"/>
          </w:rPr>
          <w:t xml:space="preserve">Staff who wish to perform outside work must have those requests approved at the Director level. </w:t>
        </w:r>
        <w:r w:rsidDel="00504123">
          <w:rPr>
            <w:rFonts w:ascii="Arial" w:hAnsi="Arial"/>
          </w:rPr>
          <w:t xml:space="preserve">Clinicians must submit requests to perform outside work to the Chief Medical Officer who will consider the request and present </w:t>
        </w:r>
        <w:r w:rsidR="000D1C39" w:rsidDel="00504123">
          <w:rPr>
            <w:rFonts w:ascii="Arial" w:hAnsi="Arial"/>
          </w:rPr>
          <w:t xml:space="preserve">it </w:t>
        </w:r>
        <w:r w:rsidDel="00504123">
          <w:rPr>
            <w:rFonts w:ascii="Arial" w:hAnsi="Arial"/>
          </w:rPr>
          <w:t>at Management Committee where appropriate.</w:t>
        </w:r>
        <w:r w:rsidRPr="00B00A60" w:rsidDel="00504123">
          <w:rPr>
            <w:rFonts w:ascii="Arial" w:hAnsi="Arial"/>
          </w:rPr>
          <w:t xml:space="preserve"> Outside work which is in competition with the</w:t>
        </w:r>
        <w:r w:rsidDel="00504123">
          <w:rPr>
            <w:rFonts w:ascii="Arial" w:hAnsi="Arial"/>
          </w:rPr>
          <w:t xml:space="preserve"> efforts of WHA is prohibited. Outside </w:t>
        </w:r>
        <w:r w:rsidRPr="00B00A60" w:rsidDel="00504123">
          <w:rPr>
            <w:rFonts w:ascii="Arial" w:hAnsi="Arial"/>
          </w:rPr>
          <w:t>work includes speaking engagements, teaching, outside employment, endorsements and consulting.  While teaching and speaking engagements may be encouraged, each employee should obtain prior approval from your manager prior to accepting the work.  Salaries and fees may be retained by the individual unless management decides otherwise.  Outside employment must be performed off-premises a</w:t>
        </w:r>
        <w:r w:rsidDel="00504123">
          <w:rPr>
            <w:rFonts w:ascii="Arial" w:hAnsi="Arial"/>
          </w:rPr>
          <w:t xml:space="preserve">nd on the employee’s own time. </w:t>
        </w:r>
        <w:r w:rsidRPr="00B00A60" w:rsidDel="00504123">
          <w:rPr>
            <w:rFonts w:ascii="Arial" w:hAnsi="Arial"/>
          </w:rPr>
          <w:t>Outside employment should in no manner conflict with the employee’s own job performance.</w:t>
        </w:r>
      </w:moveFrom>
      <w:moveFromRangeEnd w:id="67"/>
    </w:p>
    <w:p w14:paraId="185F565C" w14:textId="1571134F" w:rsidR="00892295" w:rsidDel="00C146A8" w:rsidRDefault="00892295" w:rsidP="00892295">
      <w:pPr>
        <w:widowControl w:val="0"/>
        <w:tabs>
          <w:tab w:val="left" w:pos="1620"/>
        </w:tabs>
        <w:ind w:left="1620" w:hanging="1620"/>
        <w:jc w:val="both"/>
        <w:rPr>
          <w:del w:id="71" w:author="Michelle Barker" w:date="2026-07-24T17:05:00Z" w16du:dateUtc="2026-07-25T00:05:00Z"/>
          <w:rFonts w:ascii="Arial" w:hAnsi="Arial"/>
        </w:rPr>
      </w:pPr>
    </w:p>
    <w:p w14:paraId="1C80CB29" w14:textId="4068A453" w:rsidR="00892295" w:rsidDel="00504123" w:rsidRDefault="00892295" w:rsidP="00504123">
      <w:pPr>
        <w:widowControl w:val="0"/>
        <w:tabs>
          <w:tab w:val="left" w:pos="1620"/>
        </w:tabs>
        <w:ind w:left="1620" w:hanging="1620"/>
        <w:jc w:val="both"/>
        <w:rPr>
          <w:del w:id="72" w:author="Jenny Huq" w:date="2026-07-24T16:02:00Z" w16du:dateUtc="2026-07-24T23:02:00Z"/>
          <w:rFonts w:ascii="Arial" w:hAnsi="Arial"/>
        </w:rPr>
      </w:pPr>
      <w:del w:id="73" w:author="Michelle Barker" w:date="2026-07-24T17:05:00Z" w16du:dateUtc="2026-07-25T00:05:00Z">
        <w:r w:rsidDel="00C146A8">
          <w:rPr>
            <w:rFonts w:ascii="Arial" w:hAnsi="Arial"/>
          </w:rPr>
          <w:tab/>
        </w:r>
      </w:del>
      <w:del w:id="74" w:author="Jenny Huq" w:date="2026-07-24T16:02:00Z" w16du:dateUtc="2026-07-24T23:02:00Z">
        <w:r w:rsidDel="00504123">
          <w:rPr>
            <w:rFonts w:ascii="Arial" w:hAnsi="Arial"/>
            <w:b/>
          </w:rPr>
          <w:delText>Gifts</w:delText>
        </w:r>
      </w:del>
    </w:p>
    <w:p w14:paraId="13FE9F2A" w14:textId="39986F73" w:rsidR="00892295" w:rsidRPr="00B00A60" w:rsidDel="00C146A8" w:rsidRDefault="00892295" w:rsidP="00504123">
      <w:pPr>
        <w:widowControl w:val="0"/>
        <w:tabs>
          <w:tab w:val="left" w:pos="1620"/>
        </w:tabs>
        <w:ind w:left="1620" w:hanging="1620"/>
        <w:jc w:val="both"/>
        <w:rPr>
          <w:del w:id="75" w:author="Michelle Barker" w:date="2026-07-24T17:05:00Z" w16du:dateUtc="2026-07-25T00:05:00Z"/>
        </w:rPr>
      </w:pPr>
      <w:del w:id="76" w:author="Jenny Huq" w:date="2026-07-24T16:02:00Z" w16du:dateUtc="2026-07-24T23:02:00Z">
        <w:r w:rsidDel="00504123">
          <w:rPr>
            <w:rFonts w:ascii="Arial" w:hAnsi="Arial"/>
          </w:rPr>
          <w:tab/>
        </w:r>
        <w:r w:rsidRPr="00B00A60" w:rsidDel="00504123">
          <w:rPr>
            <w:rFonts w:ascii="Arial" w:hAnsi="Arial"/>
          </w:rPr>
          <w:delText>Employees may not give or personally receive tangible gifts that may appear to compromise the integrity of yourself or WHA.  No gifts, favors or entertainment should create or appear to create a sense of obligation on the part of the recipient toward the person or firm.  Attending meals or events paid for by vendors or other business connections may, at times, be appropriate to relationship building and business strategy.</w:delText>
        </w:r>
      </w:del>
    </w:p>
    <w:p w14:paraId="2A2CDBBC" w14:textId="5C53248D" w:rsidR="00892295" w:rsidDel="00C146A8" w:rsidRDefault="00892295" w:rsidP="00892295">
      <w:pPr>
        <w:widowControl w:val="0"/>
        <w:tabs>
          <w:tab w:val="left" w:pos="1620"/>
        </w:tabs>
        <w:ind w:left="1620" w:hanging="1620"/>
        <w:jc w:val="both"/>
        <w:rPr>
          <w:del w:id="77" w:author="Michelle Barker" w:date="2026-07-24T17:05:00Z" w16du:dateUtc="2026-07-25T00:05:00Z"/>
          <w:rFonts w:ascii="Arial" w:hAnsi="Arial"/>
        </w:rPr>
      </w:pPr>
    </w:p>
    <w:p w14:paraId="15F68E18" w14:textId="633E5560" w:rsidR="00892295" w:rsidDel="00504123" w:rsidRDefault="00892295" w:rsidP="00504123">
      <w:pPr>
        <w:widowControl w:val="0"/>
        <w:tabs>
          <w:tab w:val="left" w:pos="1620"/>
        </w:tabs>
        <w:ind w:left="1620" w:hanging="1620"/>
        <w:jc w:val="both"/>
        <w:rPr>
          <w:del w:id="78" w:author="Jenny Huq" w:date="2026-07-24T16:04:00Z" w16du:dateUtc="2026-07-24T23:04:00Z"/>
          <w:rFonts w:ascii="Arial" w:hAnsi="Arial"/>
          <w:b/>
        </w:rPr>
      </w:pPr>
      <w:del w:id="79" w:author="Michelle Barker" w:date="2026-07-24T17:05:00Z" w16du:dateUtc="2026-07-25T00:05:00Z">
        <w:r w:rsidDel="00C146A8">
          <w:rPr>
            <w:rFonts w:ascii="Arial" w:hAnsi="Arial"/>
          </w:rPr>
          <w:tab/>
        </w:r>
      </w:del>
      <w:del w:id="80" w:author="Jenny Huq" w:date="2026-07-24T16:04:00Z" w16du:dateUtc="2026-07-24T23:04:00Z">
        <w:r w:rsidDel="00504123">
          <w:rPr>
            <w:rFonts w:ascii="Arial" w:hAnsi="Arial"/>
            <w:b/>
          </w:rPr>
          <w:delText>Purchasing</w:delText>
        </w:r>
      </w:del>
    </w:p>
    <w:p w14:paraId="2EB5FD8B" w14:textId="1832A23C" w:rsidR="00892295" w:rsidDel="00C146A8" w:rsidRDefault="00892295" w:rsidP="00504123">
      <w:pPr>
        <w:widowControl w:val="0"/>
        <w:tabs>
          <w:tab w:val="left" w:pos="1620"/>
        </w:tabs>
        <w:ind w:left="1620" w:hanging="1620"/>
        <w:jc w:val="both"/>
        <w:rPr>
          <w:del w:id="81" w:author="Michelle Barker" w:date="2026-07-24T17:05:00Z" w16du:dateUtc="2026-07-25T00:05:00Z"/>
          <w:rFonts w:ascii="Arial" w:hAnsi="Arial"/>
        </w:rPr>
      </w:pPr>
      <w:del w:id="82" w:author="Jenny Huq" w:date="2026-07-24T16:04:00Z" w16du:dateUtc="2026-07-24T23:04:00Z">
        <w:r w:rsidDel="00504123">
          <w:rPr>
            <w:rFonts w:ascii="Arial" w:hAnsi="Arial"/>
            <w:b/>
          </w:rPr>
          <w:tab/>
        </w:r>
        <w:r w:rsidRPr="00B00A60" w:rsidDel="00504123">
          <w:rPr>
            <w:rFonts w:ascii="Arial" w:hAnsi="Arial"/>
          </w:rPr>
          <w:delText>It is the responsibility of management to determine which firm can provide the best product or service for the lowest price or at a competitive price.  Management responsible for purchasing supplies, services, equipment, etc. for WHA shall obtain three bids when appropriate.  Employees shall obtain appropriate management approval prior to making purchasing decisions for WHA.</w:delText>
        </w:r>
      </w:del>
    </w:p>
    <w:p w14:paraId="16CC9AA3" w14:textId="13F40C63" w:rsidR="00892295" w:rsidDel="00C146A8" w:rsidRDefault="00892295" w:rsidP="00892295">
      <w:pPr>
        <w:widowControl w:val="0"/>
        <w:tabs>
          <w:tab w:val="left" w:pos="1620"/>
        </w:tabs>
        <w:ind w:left="1620" w:hanging="1620"/>
        <w:jc w:val="both"/>
        <w:rPr>
          <w:del w:id="83" w:author="Michelle Barker" w:date="2026-07-24T17:05:00Z" w16du:dateUtc="2026-07-25T00:05:00Z"/>
          <w:rFonts w:ascii="Arial" w:hAnsi="Arial" w:cs="Arial"/>
          <w:b/>
          <w:bCs/>
        </w:rPr>
      </w:pPr>
    </w:p>
    <w:p w14:paraId="42550A39" w14:textId="193D9723" w:rsidR="00892295" w:rsidDel="00504123" w:rsidRDefault="00892295" w:rsidP="00504123">
      <w:pPr>
        <w:widowControl w:val="0"/>
        <w:tabs>
          <w:tab w:val="left" w:pos="1620"/>
        </w:tabs>
        <w:ind w:left="1620" w:hanging="1620"/>
        <w:jc w:val="both"/>
        <w:rPr>
          <w:moveFrom w:id="84" w:author="Jenny Huq" w:date="2026-07-24T16:01:00Z" w16du:dateUtc="2026-07-24T23:01:00Z"/>
          <w:rFonts w:ascii="Arial" w:hAnsi="Arial" w:cs="Arial"/>
          <w:b/>
          <w:bCs/>
        </w:rPr>
      </w:pPr>
      <w:del w:id="85" w:author="Michelle Barker" w:date="2026-07-24T17:05:00Z" w16du:dateUtc="2026-07-25T00:05:00Z">
        <w:r w:rsidDel="00C146A8">
          <w:rPr>
            <w:rFonts w:ascii="Arial" w:hAnsi="Arial" w:cs="Arial"/>
            <w:b/>
            <w:bCs/>
          </w:rPr>
          <w:tab/>
        </w:r>
      </w:del>
      <w:moveFromRangeStart w:id="86" w:author="Jenny Huq" w:date="2026-07-24T16:01:00Z" w:name="move235801315"/>
      <w:moveFrom w:id="87" w:author="Jenny Huq" w:date="2026-07-24T16:01:00Z" w16du:dateUtc="2026-07-24T23:01:00Z">
        <w:r w:rsidDel="00504123">
          <w:rPr>
            <w:rFonts w:ascii="Arial" w:hAnsi="Arial" w:cs="Arial"/>
            <w:b/>
            <w:bCs/>
          </w:rPr>
          <w:t>Employees as Patients</w:t>
        </w:r>
      </w:moveFrom>
    </w:p>
    <w:p w14:paraId="53761096" w14:textId="3492FA1A" w:rsidR="00892295" w:rsidDel="00C146A8" w:rsidRDefault="00892295" w:rsidP="00504123">
      <w:pPr>
        <w:widowControl w:val="0"/>
        <w:tabs>
          <w:tab w:val="left" w:pos="1620"/>
        </w:tabs>
        <w:ind w:left="1620" w:hanging="1620"/>
        <w:jc w:val="both"/>
        <w:rPr>
          <w:del w:id="88" w:author="Michelle Barker" w:date="2026-07-24T17:05:00Z" w16du:dateUtc="2026-07-25T00:05:00Z"/>
          <w:rFonts w:ascii="Arial" w:hAnsi="Arial"/>
        </w:rPr>
      </w:pPr>
      <w:moveFrom w:id="89" w:author="Jenny Huq" w:date="2026-07-24T16:01:00Z" w16du:dateUtc="2026-07-24T23:01:00Z">
        <w:r w:rsidDel="00504123">
          <w:rPr>
            <w:rFonts w:ascii="Arial" w:hAnsi="Arial" w:cs="Arial"/>
            <w:b/>
            <w:bCs/>
          </w:rPr>
          <w:tab/>
        </w:r>
        <w:r w:rsidRPr="00B00A60" w:rsidDel="00504123">
          <w:rPr>
            <w:rFonts w:ascii="Arial" w:hAnsi="Arial" w:cs="Arial"/>
          </w:rPr>
          <w:t>Employees may not seek medical treatment, advice, prescriptions, or services unless they are a current patient of a WHA clinician.  All treatment and services must be accessed, billed and documented in the medical records in the same manner and process of non-employee WHA patients (with the exception of Childbirth Education Classes</w:t>
        </w:r>
        <w:r w:rsidR="00210A34" w:rsidDel="00504123">
          <w:rPr>
            <w:rFonts w:ascii="Arial" w:hAnsi="Arial" w:cs="Arial"/>
          </w:rPr>
          <w:t>)</w:t>
        </w:r>
        <w:r w:rsidRPr="00B00A60" w:rsidDel="00504123">
          <w:rPr>
            <w:rFonts w:ascii="Arial" w:hAnsi="Arial" w:cs="Arial"/>
          </w:rPr>
          <w:t>.  </w:t>
        </w:r>
        <w:bookmarkStart w:id="90" w:name="_MailEndCompose"/>
        <w:r w:rsidRPr="00B00A60" w:rsidDel="00504123">
          <w:rPr>
            <w:rFonts w:ascii="Arial" w:hAnsi="Arial" w:cs="Arial"/>
          </w:rPr>
          <w:t xml:space="preserve">Employees who wish to access their medical record shall do so in the same manner and process as non-employee WHA patients.  Employees shall not access their own electronic medical record.  Employees shall not be regular patients of </w:t>
        </w:r>
        <w:r w:rsidR="000D1C39" w:rsidDel="00504123">
          <w:rPr>
            <w:rFonts w:ascii="Arial" w:hAnsi="Arial" w:cs="Arial"/>
          </w:rPr>
          <w:t>any</w:t>
        </w:r>
        <w:r w:rsidRPr="00B00A60" w:rsidDel="00504123">
          <w:rPr>
            <w:rFonts w:ascii="Arial" w:hAnsi="Arial" w:cs="Arial"/>
          </w:rPr>
          <w:t xml:space="preserve"> clinician</w:t>
        </w:r>
        <w:r w:rsidR="000D1C39" w:rsidDel="00504123">
          <w:rPr>
            <w:rFonts w:ascii="Arial" w:hAnsi="Arial" w:cs="Arial"/>
          </w:rPr>
          <w:t>s</w:t>
        </w:r>
        <w:r w:rsidRPr="00B00A60" w:rsidDel="00504123">
          <w:rPr>
            <w:rFonts w:ascii="Arial" w:hAnsi="Arial" w:cs="Arial"/>
          </w:rPr>
          <w:t xml:space="preserve"> they directly support, except in urgent or unique clinical situations. </w:t>
        </w:r>
      </w:moveFrom>
      <w:moveFromRangeEnd w:id="86"/>
      <w:del w:id="91" w:author="Michelle Barker" w:date="2026-07-24T17:05:00Z" w16du:dateUtc="2026-07-25T00:05:00Z">
        <w:r w:rsidRPr="00B00A60" w:rsidDel="00C146A8">
          <w:rPr>
            <w:rFonts w:ascii="Arial" w:hAnsi="Arial" w:cs="Arial"/>
          </w:rPr>
          <w:delText xml:space="preserve"> </w:delText>
        </w:r>
        <w:bookmarkEnd w:id="90"/>
      </w:del>
    </w:p>
    <w:p w14:paraId="73672933" w14:textId="5D1CF9BC" w:rsidR="00892295" w:rsidDel="00C146A8" w:rsidRDefault="00892295" w:rsidP="00892295">
      <w:pPr>
        <w:widowControl w:val="0"/>
        <w:tabs>
          <w:tab w:val="left" w:pos="1620"/>
        </w:tabs>
        <w:ind w:left="1620" w:hanging="1620"/>
        <w:jc w:val="both"/>
        <w:rPr>
          <w:del w:id="92" w:author="Michelle Barker" w:date="2026-07-24T17:05:00Z" w16du:dateUtc="2026-07-25T00:05:00Z"/>
          <w:rFonts w:ascii="Arial" w:hAnsi="Arial"/>
        </w:rPr>
      </w:pPr>
    </w:p>
    <w:p w14:paraId="57A47A25" w14:textId="275B6C35" w:rsidR="00892295" w:rsidDel="00240F9F" w:rsidRDefault="00892295">
      <w:pPr>
        <w:widowControl w:val="0"/>
        <w:tabs>
          <w:tab w:val="left" w:pos="1620"/>
        </w:tabs>
        <w:jc w:val="both"/>
        <w:rPr>
          <w:del w:id="93" w:author="Jenny Huq" w:date="2026-07-24T11:40:00Z" w16du:dateUtc="2026-07-24T18:40:00Z"/>
          <w:rFonts w:ascii="Arial" w:hAnsi="Arial" w:cs="Arial"/>
          <w:b/>
        </w:rPr>
        <w:pPrChange w:id="94" w:author="Michelle Barker" w:date="2026-07-24T17:05:00Z" w16du:dateUtc="2026-07-25T00:05:00Z">
          <w:pPr>
            <w:widowControl w:val="0"/>
            <w:tabs>
              <w:tab w:val="left" w:pos="1620"/>
            </w:tabs>
            <w:ind w:left="1620" w:hanging="1620"/>
            <w:jc w:val="both"/>
          </w:pPr>
        </w:pPrChange>
      </w:pPr>
      <w:r>
        <w:rPr>
          <w:rFonts w:ascii="Arial" w:hAnsi="Arial"/>
        </w:rPr>
        <w:tab/>
      </w:r>
      <w:del w:id="95" w:author="Jenny Huq" w:date="2026-07-24T11:40:00Z" w16du:dateUtc="2026-07-24T18:40:00Z">
        <w:r w:rsidRPr="00B00A60" w:rsidDel="00240F9F">
          <w:rPr>
            <w:rFonts w:ascii="Arial" w:hAnsi="Arial" w:cs="Arial"/>
            <w:b/>
          </w:rPr>
          <w:delText>Complaint Procedure</w:delText>
        </w:r>
      </w:del>
    </w:p>
    <w:p w14:paraId="12CC76EB" w14:textId="00EF41DC" w:rsidR="002E5BE5" w:rsidDel="00240F9F" w:rsidRDefault="00892295">
      <w:pPr>
        <w:widowControl w:val="0"/>
        <w:tabs>
          <w:tab w:val="left" w:pos="1620"/>
        </w:tabs>
        <w:jc w:val="both"/>
        <w:rPr>
          <w:del w:id="96" w:author="Jenny Huq" w:date="2026-07-24T11:40:00Z" w16du:dateUtc="2026-07-24T18:40:00Z"/>
          <w:rFonts w:ascii="Arial" w:hAnsi="Arial" w:cs="Arial"/>
        </w:rPr>
        <w:pPrChange w:id="97" w:author="Michelle Barker" w:date="2026-07-24T17:05:00Z" w16du:dateUtc="2026-07-25T00:05:00Z">
          <w:pPr>
            <w:widowControl w:val="0"/>
            <w:tabs>
              <w:tab w:val="left" w:pos="1620"/>
            </w:tabs>
            <w:ind w:left="1620" w:hanging="1620"/>
            <w:jc w:val="both"/>
          </w:pPr>
        </w:pPrChange>
      </w:pPr>
      <w:del w:id="98" w:author="Jenny Huq" w:date="2026-07-24T11:40:00Z" w16du:dateUtc="2026-07-24T18:40:00Z">
        <w:r w:rsidDel="00240F9F">
          <w:rPr>
            <w:rFonts w:ascii="Arial" w:hAnsi="Arial" w:cs="Arial"/>
            <w:b/>
          </w:rPr>
          <w:tab/>
        </w:r>
        <w:r w:rsidRPr="00B00A60" w:rsidDel="00240F9F">
          <w:rPr>
            <w:rFonts w:ascii="Arial" w:hAnsi="Arial" w:cs="Arial"/>
          </w:rPr>
          <w:delText xml:space="preserve">WHA employs an </w:delText>
        </w:r>
        <w:r w:rsidR="000D1C39" w:rsidRPr="00B00A60" w:rsidDel="00240F9F">
          <w:rPr>
            <w:rFonts w:ascii="Arial" w:hAnsi="Arial" w:cs="Arial"/>
          </w:rPr>
          <w:delText>open-door</w:delText>
        </w:r>
        <w:r w:rsidRPr="00B00A60" w:rsidDel="00240F9F">
          <w:rPr>
            <w:rFonts w:ascii="Arial" w:hAnsi="Arial" w:cs="Arial"/>
          </w:rPr>
          <w:delText xml:space="preserve"> approach to doing business. Employees are asked to promptly report any failures to behave ethically in the workplace, including any incidents of discrimination, harassment, bullying</w:delText>
        </w:r>
        <w:r w:rsidR="00210A34" w:rsidDel="00240F9F">
          <w:rPr>
            <w:rFonts w:ascii="Arial" w:hAnsi="Arial" w:cs="Arial"/>
          </w:rPr>
          <w:delText>,</w:delText>
        </w:r>
        <w:r w:rsidRPr="00B00A60" w:rsidDel="00240F9F">
          <w:rPr>
            <w:rFonts w:ascii="Arial" w:hAnsi="Arial" w:cs="Arial"/>
          </w:rPr>
          <w:delText xml:space="preserve"> conflicts of interest or retaliation to your manager or any other manager or Human Resources. </w:delText>
        </w:r>
        <w:r w:rsidR="00F9356D" w:rsidDel="00240F9F">
          <w:rPr>
            <w:rFonts w:ascii="Arial" w:hAnsi="Arial" w:cs="Arial"/>
          </w:rPr>
          <w:delText>Managers,</w:delText>
        </w:r>
        <w:r w:rsidR="00200223" w:rsidDel="00240F9F">
          <w:rPr>
            <w:rFonts w:ascii="Arial" w:hAnsi="Arial" w:cs="Arial"/>
          </w:rPr>
          <w:delText xml:space="preserve"> </w:delText>
        </w:r>
        <w:r w:rsidRPr="00B00A60" w:rsidDel="00240F9F">
          <w:rPr>
            <w:rFonts w:ascii="Arial" w:hAnsi="Arial" w:cs="Arial"/>
          </w:rPr>
          <w:delText>Supervisors</w:delText>
        </w:r>
        <w:r w:rsidR="001975F5" w:rsidDel="00240F9F">
          <w:rPr>
            <w:rFonts w:ascii="Arial" w:hAnsi="Arial" w:cs="Arial"/>
          </w:rPr>
          <w:delText xml:space="preserve"> or Leads</w:delText>
        </w:r>
        <w:r w:rsidRPr="00B00A60" w:rsidDel="00240F9F">
          <w:rPr>
            <w:rFonts w:ascii="Arial" w:hAnsi="Arial" w:cs="Arial"/>
          </w:rPr>
          <w:delText xml:space="preserve"> who receive complaints or who observe any of the above must notify HR immediately regardless of whether the employee reported an incident to them in confidence. </w:delText>
        </w:r>
      </w:del>
    </w:p>
    <w:p w14:paraId="3B16C52D" w14:textId="75BE3776" w:rsidR="002E5BE5" w:rsidDel="00240F9F" w:rsidRDefault="002E5BE5">
      <w:pPr>
        <w:widowControl w:val="0"/>
        <w:tabs>
          <w:tab w:val="left" w:pos="1620"/>
        </w:tabs>
        <w:jc w:val="both"/>
        <w:rPr>
          <w:del w:id="99" w:author="Jenny Huq" w:date="2026-07-24T11:40:00Z" w16du:dateUtc="2026-07-24T18:40:00Z"/>
          <w:rFonts w:ascii="Arial" w:hAnsi="Arial" w:cs="Arial"/>
        </w:rPr>
        <w:pPrChange w:id="100" w:author="Michelle Barker" w:date="2026-07-24T17:05:00Z" w16du:dateUtc="2026-07-25T00:05:00Z">
          <w:pPr>
            <w:widowControl w:val="0"/>
            <w:tabs>
              <w:tab w:val="left" w:pos="1620"/>
            </w:tabs>
            <w:ind w:left="1620" w:hanging="1620"/>
            <w:jc w:val="both"/>
          </w:pPr>
        </w:pPrChange>
      </w:pPr>
    </w:p>
    <w:p w14:paraId="5BEEB794" w14:textId="4549C132" w:rsidR="00892295" w:rsidDel="00240F9F" w:rsidRDefault="002E5BE5">
      <w:pPr>
        <w:widowControl w:val="0"/>
        <w:tabs>
          <w:tab w:val="left" w:pos="1620"/>
        </w:tabs>
        <w:jc w:val="both"/>
        <w:rPr>
          <w:del w:id="101" w:author="Jenny Huq" w:date="2026-07-24T11:40:00Z" w16du:dateUtc="2026-07-24T18:40:00Z"/>
          <w:rFonts w:ascii="Arial" w:hAnsi="Arial"/>
        </w:rPr>
        <w:pPrChange w:id="102" w:author="Michelle Barker" w:date="2026-07-24T17:05:00Z" w16du:dateUtc="2026-07-25T00:05:00Z">
          <w:pPr>
            <w:widowControl w:val="0"/>
            <w:tabs>
              <w:tab w:val="left" w:pos="1620"/>
            </w:tabs>
            <w:ind w:left="1620" w:hanging="1620"/>
            <w:jc w:val="both"/>
          </w:pPr>
        </w:pPrChange>
      </w:pPr>
      <w:del w:id="103" w:author="Jenny Huq" w:date="2026-07-24T11:40:00Z" w16du:dateUtc="2026-07-24T18:40:00Z">
        <w:r w:rsidDel="00240F9F">
          <w:rPr>
            <w:rFonts w:ascii="Arial" w:hAnsi="Arial" w:cs="Arial"/>
          </w:rPr>
          <w:tab/>
        </w:r>
        <w:r w:rsidR="00892295" w:rsidRPr="00B00A60" w:rsidDel="00240F9F">
          <w:rPr>
            <w:rFonts w:ascii="Arial" w:hAnsi="Arial" w:cs="Arial"/>
          </w:rPr>
          <w:delText>WHA will investigate all complaints and, if it is determined that a violation of policy has occurred, effective remedial action will be taken consistent with the circumstances involved.</w:delText>
        </w:r>
        <w:r w:rsidR="005734E2" w:rsidDel="00240F9F">
          <w:rPr>
            <w:rFonts w:ascii="Arial" w:hAnsi="Arial" w:cs="Arial"/>
          </w:rPr>
          <w:delText xml:space="preserve"> Employees and </w:delText>
        </w:r>
        <w:r w:rsidR="0017330B" w:rsidDel="00240F9F">
          <w:rPr>
            <w:rFonts w:ascii="Arial" w:hAnsi="Arial" w:cs="Arial"/>
          </w:rPr>
          <w:delText>clinicians may also utilize</w:delText>
        </w:r>
        <w:r w:rsidR="00806187" w:rsidDel="00240F9F">
          <w:rPr>
            <w:rFonts w:ascii="Arial" w:hAnsi="Arial" w:cs="Arial"/>
          </w:rPr>
          <w:delText xml:space="preserve"> WHA’s compliance reporting </w:delText>
        </w:r>
        <w:r w:rsidR="008D77AA" w:rsidDel="00240F9F">
          <w:rPr>
            <w:rFonts w:ascii="Arial" w:hAnsi="Arial" w:cs="Arial"/>
          </w:rPr>
          <w:delText xml:space="preserve">hotline to make </w:delText>
        </w:r>
        <w:r w:rsidR="009B240A" w:rsidDel="00240F9F">
          <w:rPr>
            <w:rFonts w:ascii="Arial" w:hAnsi="Arial" w:cs="Arial"/>
          </w:rPr>
          <w:delText>anonymous reports</w:delText>
        </w:r>
        <w:r w:rsidR="00260F5D" w:rsidDel="00240F9F">
          <w:rPr>
            <w:rFonts w:ascii="Arial" w:hAnsi="Arial" w:cs="Arial"/>
          </w:rPr>
          <w:delText>, and these will also be investigated.</w:delText>
        </w:r>
      </w:del>
    </w:p>
    <w:p w14:paraId="7005964F" w14:textId="39857827" w:rsidR="00892295" w:rsidDel="00240F9F" w:rsidRDefault="00892295">
      <w:pPr>
        <w:widowControl w:val="0"/>
        <w:tabs>
          <w:tab w:val="left" w:pos="1620"/>
        </w:tabs>
        <w:jc w:val="both"/>
        <w:rPr>
          <w:del w:id="104" w:author="Jenny Huq" w:date="2026-07-24T11:40:00Z" w16du:dateUtc="2026-07-24T18:40:00Z"/>
          <w:rFonts w:ascii="Arial" w:hAnsi="Arial"/>
        </w:rPr>
        <w:pPrChange w:id="105" w:author="Michelle Barker" w:date="2026-07-24T17:05:00Z" w16du:dateUtc="2026-07-25T00:05:00Z">
          <w:pPr>
            <w:widowControl w:val="0"/>
            <w:tabs>
              <w:tab w:val="left" w:pos="1620"/>
            </w:tabs>
            <w:ind w:left="1620" w:hanging="1620"/>
            <w:jc w:val="both"/>
          </w:pPr>
        </w:pPrChange>
      </w:pPr>
    </w:p>
    <w:p w14:paraId="216443F8" w14:textId="6F4B8710" w:rsidR="00892295" w:rsidRDefault="00892295">
      <w:pPr>
        <w:widowControl w:val="0"/>
        <w:tabs>
          <w:tab w:val="left" w:pos="1620"/>
        </w:tabs>
        <w:jc w:val="both"/>
        <w:rPr>
          <w:rFonts w:ascii="Arial" w:hAnsi="Arial" w:cs="Arial"/>
        </w:rPr>
        <w:pPrChange w:id="106" w:author="Michelle Barker" w:date="2026-07-24T17:05:00Z" w16du:dateUtc="2026-07-25T00:05:00Z">
          <w:pPr>
            <w:widowControl w:val="0"/>
            <w:tabs>
              <w:tab w:val="left" w:pos="1620"/>
            </w:tabs>
            <w:ind w:left="1620" w:hanging="1620"/>
            <w:jc w:val="both"/>
          </w:pPr>
        </w:pPrChange>
      </w:pPr>
      <w:del w:id="107" w:author="Jenny Huq" w:date="2026-07-24T11:40:00Z" w16du:dateUtc="2026-07-24T18:40:00Z">
        <w:r w:rsidDel="00240F9F">
          <w:rPr>
            <w:rFonts w:ascii="Arial" w:hAnsi="Arial"/>
          </w:rPr>
          <w:tab/>
        </w:r>
        <w:r w:rsidRPr="00B00A60" w:rsidDel="00240F9F">
          <w:rPr>
            <w:rFonts w:ascii="Arial" w:hAnsi="Arial" w:cs="Arial"/>
          </w:rPr>
          <w:delText>Anyone employed by WHA, determined to have engaged in discrimination, harassment, bullying or retaliation will be subject to appropriate disciplinary action, up to and, including immediate termination. Work related discrimination, harassment or bullying by vendors, customers or other persons not employed by WHA will be appropriately addressed.</w:delText>
        </w:r>
      </w:del>
    </w:p>
    <w:p w14:paraId="67D9498E" w14:textId="77777777" w:rsidR="00240F9F" w:rsidRDefault="00240F9F" w:rsidP="00240F9F">
      <w:pPr>
        <w:jc w:val="both"/>
        <w:rPr>
          <w:moveTo w:id="108" w:author="Jenny Huq" w:date="2026-07-24T11:42:00Z" w16du:dateUtc="2026-07-24T18:42:00Z"/>
          <w:rFonts w:ascii="Arial" w:hAnsi="Arial"/>
          <w:b/>
        </w:rPr>
      </w:pPr>
      <w:moveToRangeStart w:id="109" w:author="Jenny Huq" w:date="2026-07-24T11:42:00Z" w:name="move235785737"/>
      <w:moveTo w:id="110" w:author="Jenny Huq" w:date="2026-07-24T11:42:00Z" w16du:dateUtc="2026-07-24T18:42:00Z">
        <w:r w:rsidRPr="00F64EFB">
          <w:rPr>
            <w:rFonts w:ascii="Arial" w:hAnsi="Arial"/>
            <w:b/>
          </w:rPr>
          <w:t>TITLE:</w:t>
        </w:r>
        <w:r w:rsidRPr="00F64EFB">
          <w:rPr>
            <w:rFonts w:ascii="Arial" w:hAnsi="Arial"/>
            <w:b/>
          </w:rPr>
          <w:tab/>
        </w:r>
        <w:r w:rsidRPr="00F64EFB">
          <w:rPr>
            <w:rFonts w:ascii="Arial" w:hAnsi="Arial"/>
            <w:b/>
          </w:rPr>
          <w:tab/>
          <w:t xml:space="preserve">   </w:t>
        </w:r>
        <w:r w:rsidRPr="00F64EFB">
          <w:rPr>
            <w:rFonts w:ascii="Arial" w:hAnsi="Arial"/>
            <w:b/>
            <w:u w:val="single"/>
          </w:rPr>
          <w:t>ATTENDANCE AND PUNCTUALITY</w:t>
        </w:r>
      </w:moveTo>
    </w:p>
    <w:p w14:paraId="15E7C719" w14:textId="77777777" w:rsidR="00240F9F" w:rsidRDefault="00240F9F" w:rsidP="00240F9F">
      <w:pPr>
        <w:jc w:val="both"/>
        <w:rPr>
          <w:moveTo w:id="111" w:author="Jenny Huq" w:date="2026-07-24T11:42:00Z" w16du:dateUtc="2026-07-24T18:42:00Z"/>
          <w:rFonts w:ascii="Arial" w:hAnsi="Arial"/>
          <w:b/>
        </w:rPr>
      </w:pPr>
    </w:p>
    <w:p w14:paraId="77CDBCE1" w14:textId="77777777" w:rsidR="00240F9F" w:rsidRDefault="00240F9F" w:rsidP="00240F9F">
      <w:pPr>
        <w:widowControl w:val="0"/>
        <w:ind w:left="1620" w:hanging="1620"/>
        <w:jc w:val="both"/>
        <w:rPr>
          <w:moveTo w:id="112" w:author="Jenny Huq" w:date="2026-07-24T11:42:00Z" w16du:dateUtc="2026-07-24T18:42:00Z"/>
          <w:rFonts w:ascii="Arial" w:hAnsi="Arial"/>
        </w:rPr>
      </w:pPr>
      <w:moveTo w:id="113" w:author="Jenny Huq" w:date="2026-07-24T11:42:00Z" w16du:dateUtc="2026-07-24T18:42:00Z">
        <w:r>
          <w:rPr>
            <w:rFonts w:ascii="Arial" w:hAnsi="Arial"/>
            <w:b/>
          </w:rPr>
          <w:t>POLICY:</w:t>
        </w:r>
        <w:r>
          <w:rPr>
            <w:rFonts w:ascii="Arial" w:hAnsi="Arial"/>
          </w:rPr>
          <w:tab/>
          <w:t>Women's Healthcare Associates, LLC (WHA) expects regular and predictable attendance by all employees.  Excessive tardiness and poor attendance disrupt workflow and patient care. Employees are expected to be at their work area on time, for their regular work schedule and remain at work through their scheduled business day unless approved by their manager or Human Resources.  WHA recognizes that employees may need unplanned time away from work for a variety of reasons.</w:t>
        </w:r>
      </w:moveTo>
    </w:p>
    <w:p w14:paraId="2AD409C9" w14:textId="77777777" w:rsidR="00240F9F" w:rsidRDefault="00240F9F" w:rsidP="00240F9F">
      <w:pPr>
        <w:ind w:left="1440" w:hanging="1440"/>
        <w:jc w:val="both"/>
        <w:rPr>
          <w:moveTo w:id="114" w:author="Jenny Huq" w:date="2026-07-24T11:42:00Z" w16du:dateUtc="2026-07-24T18:42:00Z"/>
          <w:rFonts w:ascii="Arial" w:hAnsi="Arial"/>
        </w:rPr>
      </w:pPr>
    </w:p>
    <w:p w14:paraId="23883C36" w14:textId="77777777" w:rsidR="00240F9F" w:rsidRDefault="00240F9F" w:rsidP="00240F9F">
      <w:pPr>
        <w:tabs>
          <w:tab w:val="left" w:pos="1620"/>
        </w:tabs>
        <w:jc w:val="both"/>
        <w:rPr>
          <w:moveTo w:id="115" w:author="Jenny Huq" w:date="2026-07-24T11:42:00Z" w16du:dateUtc="2026-07-24T18:42:00Z"/>
          <w:rFonts w:ascii="Arial" w:hAnsi="Arial"/>
        </w:rPr>
      </w:pPr>
      <w:moveTo w:id="116" w:author="Jenny Huq" w:date="2026-07-24T11:42:00Z" w16du:dateUtc="2026-07-24T18:42:00Z">
        <w:r>
          <w:rPr>
            <w:rFonts w:ascii="Arial" w:hAnsi="Arial"/>
            <w:b/>
          </w:rPr>
          <w:t>PROCEDURE:</w:t>
        </w:r>
        <w:r>
          <w:rPr>
            <w:rFonts w:ascii="Arial" w:hAnsi="Arial"/>
          </w:rPr>
          <w:tab/>
        </w:r>
        <w:r>
          <w:rPr>
            <w:rFonts w:ascii="Arial" w:hAnsi="Arial"/>
            <w:b/>
          </w:rPr>
          <w:t>Notification</w:t>
        </w:r>
      </w:moveTo>
    </w:p>
    <w:p w14:paraId="3C7AB570" w14:textId="77777777" w:rsidR="00240F9F" w:rsidRDefault="00240F9F" w:rsidP="00240F9F">
      <w:pPr>
        <w:pStyle w:val="BodyTextIndent2"/>
        <w:tabs>
          <w:tab w:val="left" w:pos="720"/>
        </w:tabs>
        <w:ind w:leftChars="810" w:left="1620"/>
        <w:jc w:val="both"/>
        <w:rPr>
          <w:moveTo w:id="117" w:author="Jenny Huq" w:date="2026-07-24T11:42:00Z" w16du:dateUtc="2026-07-24T18:42:00Z"/>
        </w:rPr>
      </w:pPr>
      <w:moveTo w:id="118" w:author="Jenny Huq" w:date="2026-07-24T11:42:00Z" w16du:dateUtc="2026-07-24T18:42:00Z">
        <w:r>
          <w:t>Employees should notify their supervisor or designee as far in advance as possible, prior to the beginning of the scheduled start time, whenever they are unable to report for work, know they will be late, or must leave early. Contact should be made directly with their designated supervisor or next level manager and in accordance with established business unit protocols.</w:t>
        </w:r>
      </w:moveTo>
    </w:p>
    <w:p w14:paraId="4A8F7103" w14:textId="77777777" w:rsidR="00240F9F" w:rsidRDefault="00240F9F" w:rsidP="00240F9F">
      <w:pPr>
        <w:pStyle w:val="BodyTextIndent2"/>
        <w:tabs>
          <w:tab w:val="left" w:pos="720"/>
        </w:tabs>
        <w:ind w:leftChars="810" w:left="1620"/>
        <w:jc w:val="both"/>
        <w:rPr>
          <w:moveTo w:id="119" w:author="Jenny Huq" w:date="2026-07-24T11:42:00Z" w16du:dateUtc="2026-07-24T18:42:00Z"/>
        </w:rPr>
      </w:pPr>
    </w:p>
    <w:p w14:paraId="7BEF6C6F" w14:textId="77777777" w:rsidR="00240F9F" w:rsidRDefault="00240F9F" w:rsidP="00240F9F">
      <w:pPr>
        <w:pStyle w:val="BodyTextIndent2"/>
        <w:tabs>
          <w:tab w:val="left" w:pos="720"/>
        </w:tabs>
        <w:ind w:leftChars="810" w:left="1620"/>
        <w:jc w:val="both"/>
        <w:rPr>
          <w:moveTo w:id="120" w:author="Jenny Huq" w:date="2026-07-24T11:42:00Z" w16du:dateUtc="2026-07-24T18:42:00Z"/>
        </w:rPr>
      </w:pPr>
      <w:moveTo w:id="121" w:author="Jenny Huq" w:date="2026-07-24T11:42:00Z" w16du:dateUtc="2026-07-24T18:42:00Z">
        <w:r>
          <w:t>Contact is required for each day of absence (unless it has been approved that the absence will be for several days).  A reason for the absence, tardiness or leaving early should be given to the designated supervisor or manager.</w:t>
        </w:r>
      </w:moveTo>
    </w:p>
    <w:p w14:paraId="2B1FD131" w14:textId="77777777" w:rsidR="00240F9F" w:rsidRDefault="00240F9F" w:rsidP="00240F9F">
      <w:pPr>
        <w:pStyle w:val="BodyTextIndent2"/>
        <w:tabs>
          <w:tab w:val="left" w:pos="720"/>
        </w:tabs>
        <w:ind w:leftChars="810" w:left="1620"/>
        <w:jc w:val="both"/>
        <w:rPr>
          <w:moveTo w:id="122" w:author="Jenny Huq" w:date="2026-07-24T11:42:00Z" w16du:dateUtc="2026-07-24T18:42:00Z"/>
        </w:rPr>
      </w:pPr>
    </w:p>
    <w:p w14:paraId="7EA909CE" w14:textId="77777777" w:rsidR="00240F9F" w:rsidRDefault="00240F9F" w:rsidP="00240F9F">
      <w:pPr>
        <w:pStyle w:val="BodyTextIndent2"/>
        <w:tabs>
          <w:tab w:val="left" w:pos="720"/>
        </w:tabs>
        <w:ind w:leftChars="810" w:left="1620"/>
        <w:jc w:val="both"/>
        <w:rPr>
          <w:moveTo w:id="123" w:author="Jenny Huq" w:date="2026-07-24T11:42:00Z" w16du:dateUtc="2026-07-24T18:42:00Z"/>
        </w:rPr>
      </w:pPr>
      <w:moveTo w:id="124" w:author="Jenny Huq" w:date="2026-07-24T11:42:00Z" w16du:dateUtc="2026-07-24T18:42:00Z">
        <w:r>
          <w:t xml:space="preserve">Not reporting to work and not calling to report the absence is a “no call/no show” occurrence.  Employees who “no call/no show” for two consecutive days may be considered to have abandoned their </w:t>
        </w:r>
        <w:proofErr w:type="gramStart"/>
        <w:r>
          <w:t>job, or</w:t>
        </w:r>
        <w:proofErr w:type="gramEnd"/>
        <w:r>
          <w:t xml:space="preserve"> voluntarily resigned.   Failure to call in or report to work may result in disciplinary action according to the Corrective Action section of this policy.</w:t>
        </w:r>
      </w:moveTo>
    </w:p>
    <w:p w14:paraId="35EA2F34" w14:textId="77777777" w:rsidR="00240F9F" w:rsidRDefault="00240F9F" w:rsidP="00240F9F">
      <w:pPr>
        <w:pStyle w:val="BodyTextIndent2"/>
        <w:tabs>
          <w:tab w:val="left" w:pos="720"/>
        </w:tabs>
        <w:ind w:leftChars="810" w:left="1620"/>
        <w:jc w:val="both"/>
        <w:rPr>
          <w:moveTo w:id="125" w:author="Jenny Huq" w:date="2026-07-24T11:42:00Z" w16du:dateUtc="2026-07-24T18:42:00Z"/>
        </w:rPr>
      </w:pPr>
    </w:p>
    <w:p w14:paraId="7421B208" w14:textId="77777777" w:rsidR="00240F9F" w:rsidRDefault="00240F9F" w:rsidP="00240F9F">
      <w:pPr>
        <w:pStyle w:val="BodyTextIndent2"/>
        <w:tabs>
          <w:tab w:val="left" w:pos="720"/>
        </w:tabs>
        <w:ind w:leftChars="810" w:left="1620"/>
        <w:jc w:val="both"/>
        <w:rPr>
          <w:moveTo w:id="126" w:author="Jenny Huq" w:date="2026-07-24T11:42:00Z" w16du:dateUtc="2026-07-24T18:42:00Z"/>
        </w:rPr>
      </w:pPr>
      <w:moveTo w:id="127" w:author="Jenny Huq" w:date="2026-07-24T11:42:00Z" w16du:dateUtc="2026-07-24T18:42:00Z">
        <w:r>
          <w:t xml:space="preserve">The first 40 hours of absences for illness or other absences which qualify under Oregon Sick Leave law are consider “protected,” and will not count as occurrences against your attendance record.  Employees are expected to inform their supervisor when they are going to be out sick.  </w:t>
        </w:r>
      </w:moveTo>
    </w:p>
    <w:p w14:paraId="4BB7DC6F" w14:textId="77777777" w:rsidR="00240F9F" w:rsidRDefault="00240F9F" w:rsidP="00240F9F">
      <w:pPr>
        <w:jc w:val="both"/>
        <w:rPr>
          <w:moveTo w:id="128" w:author="Jenny Huq" w:date="2026-07-24T11:42:00Z" w16du:dateUtc="2026-07-24T18:42:00Z"/>
          <w:rFonts w:ascii="Arial" w:hAnsi="Arial"/>
        </w:rPr>
      </w:pPr>
    </w:p>
    <w:p w14:paraId="67906E28" w14:textId="77777777" w:rsidR="00240F9F" w:rsidRDefault="00240F9F" w:rsidP="00240F9F">
      <w:pPr>
        <w:ind w:left="1620"/>
        <w:jc w:val="both"/>
        <w:rPr>
          <w:moveTo w:id="129" w:author="Jenny Huq" w:date="2026-07-24T11:42:00Z" w16du:dateUtc="2026-07-24T18:42:00Z"/>
          <w:rFonts w:ascii="Arial" w:hAnsi="Arial"/>
        </w:rPr>
      </w:pPr>
      <w:moveTo w:id="130" w:author="Jenny Huq" w:date="2026-07-24T11:42:00Z" w16du:dateUtc="2026-07-24T18:42:00Z">
        <w:r>
          <w:rPr>
            <w:rFonts w:ascii="Arial" w:hAnsi="Arial" w:cs="Arial"/>
            <w:iCs/>
          </w:rPr>
          <w:t>Absences due to illnesses or injuries which are approved under state and federally qualified leaves will be considered approved absences.</w:t>
        </w:r>
        <w:r>
          <w:rPr>
            <w:rFonts w:ascii="Arial" w:hAnsi="Arial" w:cs="Arial"/>
          </w:rPr>
          <w:t>  </w:t>
        </w:r>
        <w:r>
          <w:rPr>
            <w:rFonts w:ascii="Arial" w:hAnsi="Arial"/>
          </w:rPr>
          <w:t xml:space="preserve"> Supervisors and managers are responsible for notifying employees that they may be entitled to a Leave of Absence including PLO, OFLA, FMLA, Bereavement, Military and Jury Duty Leave. Supervisors can refer employees to the Human Resources department.</w:t>
        </w:r>
      </w:moveTo>
    </w:p>
    <w:p w14:paraId="2ADEDA96" w14:textId="77777777" w:rsidR="00240F9F" w:rsidRDefault="00240F9F" w:rsidP="00240F9F">
      <w:pPr>
        <w:ind w:leftChars="810" w:left="1620"/>
        <w:jc w:val="both"/>
        <w:rPr>
          <w:moveTo w:id="131" w:author="Jenny Huq" w:date="2026-07-24T11:42:00Z" w16du:dateUtc="2026-07-24T18:42:00Z"/>
          <w:rFonts w:ascii="Arial" w:hAnsi="Arial"/>
        </w:rPr>
      </w:pPr>
    </w:p>
    <w:p w14:paraId="42746F1B" w14:textId="77777777" w:rsidR="00240F9F" w:rsidRDefault="00240F9F" w:rsidP="00240F9F">
      <w:pPr>
        <w:ind w:leftChars="810" w:left="1620"/>
        <w:jc w:val="both"/>
        <w:rPr>
          <w:moveTo w:id="132" w:author="Jenny Huq" w:date="2026-07-24T11:42:00Z" w16du:dateUtc="2026-07-24T18:42:00Z"/>
          <w:rFonts w:ascii="Arial" w:hAnsi="Arial"/>
        </w:rPr>
      </w:pPr>
      <w:moveTo w:id="133" w:author="Jenny Huq" w:date="2026-07-24T11:42:00Z" w16du:dateUtc="2026-07-24T18:42:00Z">
        <w:r>
          <w:rPr>
            <w:rFonts w:ascii="Arial" w:hAnsi="Arial"/>
            <w:b/>
          </w:rPr>
          <w:t>Leaves of Absence</w:t>
        </w:r>
      </w:moveTo>
    </w:p>
    <w:p w14:paraId="07D724A5" w14:textId="77777777" w:rsidR="00240F9F" w:rsidRDefault="00240F9F" w:rsidP="00240F9F">
      <w:pPr>
        <w:ind w:leftChars="810" w:left="1620"/>
        <w:jc w:val="both"/>
        <w:rPr>
          <w:moveTo w:id="134" w:author="Jenny Huq" w:date="2026-07-24T11:42:00Z" w16du:dateUtc="2026-07-24T18:42:00Z"/>
          <w:rFonts w:ascii="Arial" w:hAnsi="Arial"/>
        </w:rPr>
      </w:pPr>
      <w:moveTo w:id="135" w:author="Jenny Huq" w:date="2026-07-24T11:42:00Z" w16du:dateUtc="2026-07-24T18:42:00Z">
        <w:r>
          <w:rPr>
            <w:rFonts w:ascii="Arial" w:hAnsi="Arial"/>
          </w:rPr>
          <w:t>Please refer to the Leaves of Absence policy.</w:t>
        </w:r>
      </w:moveTo>
    </w:p>
    <w:moveToRangeEnd w:id="109"/>
    <w:p w14:paraId="43092245" w14:textId="77777777" w:rsidR="00240F9F" w:rsidRPr="00763714" w:rsidRDefault="00240F9F">
      <w:pPr>
        <w:widowControl w:val="0"/>
        <w:tabs>
          <w:tab w:val="left" w:pos="1620"/>
        </w:tabs>
        <w:jc w:val="both"/>
        <w:rPr>
          <w:rFonts w:ascii="Arial" w:hAnsi="Arial"/>
        </w:rPr>
        <w:pPrChange w:id="136" w:author="Jenny Huq" w:date="2026-07-24T11:42:00Z" w16du:dateUtc="2026-07-24T18:42:00Z">
          <w:pPr>
            <w:widowControl w:val="0"/>
            <w:tabs>
              <w:tab w:val="left" w:pos="1620"/>
            </w:tabs>
            <w:ind w:left="1620" w:hanging="1620"/>
            <w:jc w:val="both"/>
          </w:pPr>
        </w:pPrChange>
      </w:pPr>
    </w:p>
    <w:p w14:paraId="73238B5F" w14:textId="77777777" w:rsidR="00240F9F" w:rsidRDefault="00240F9F" w:rsidP="00240F9F">
      <w:pPr>
        <w:pStyle w:val="Heading2"/>
        <w:ind w:left="0"/>
        <w:rPr>
          <w:ins w:id="137" w:author="Jenny Huq" w:date="2026-07-24T11:42:00Z" w16du:dateUtc="2026-07-24T18:42:00Z"/>
        </w:rPr>
      </w:pPr>
    </w:p>
    <w:p w14:paraId="5D0EBDE4" w14:textId="19EEA458" w:rsidR="00240F9F" w:rsidRPr="004E4D65" w:rsidRDefault="00240F9F" w:rsidP="00240F9F">
      <w:pPr>
        <w:pStyle w:val="Heading2"/>
        <w:ind w:left="0"/>
        <w:rPr>
          <w:moveTo w:id="138" w:author="Jenny Huq" w:date="2026-07-24T11:42:00Z" w16du:dateUtc="2026-07-24T18:42:00Z"/>
        </w:rPr>
      </w:pPr>
      <w:moveToRangeStart w:id="139" w:author="Jenny Huq" w:date="2026-07-24T11:42:00Z" w:name="move235785779"/>
      <w:moveTo w:id="140" w:author="Jenny Huq" w:date="2026-07-24T11:42:00Z" w16du:dateUtc="2026-07-24T18:42:00Z">
        <w:r>
          <w:t xml:space="preserve">TITLE: </w:t>
        </w:r>
        <w:r>
          <w:tab/>
        </w:r>
        <w:r>
          <w:tab/>
          <w:t xml:space="preserve">   </w:t>
        </w:r>
        <w:r w:rsidRPr="00F64EFB">
          <w:rPr>
            <w:u w:val="single"/>
          </w:rPr>
          <w:t>CORRECTIVE ACTION</w:t>
        </w:r>
        <w:r>
          <w:t xml:space="preserve"> </w:t>
        </w:r>
      </w:moveTo>
    </w:p>
    <w:p w14:paraId="1997B8C2" w14:textId="77777777" w:rsidR="00240F9F" w:rsidRDefault="00240F9F" w:rsidP="00240F9F">
      <w:pPr>
        <w:rPr>
          <w:moveTo w:id="141" w:author="Jenny Huq" w:date="2026-07-24T11:42:00Z" w16du:dateUtc="2026-07-24T18:42:00Z"/>
          <w:rFonts w:ascii="Arial" w:hAnsi="Arial"/>
        </w:rPr>
      </w:pPr>
    </w:p>
    <w:p w14:paraId="6C97B7A6" w14:textId="77777777" w:rsidR="00240F9F" w:rsidRDefault="00240F9F" w:rsidP="00240F9F">
      <w:pPr>
        <w:ind w:left="1620" w:hanging="1620"/>
        <w:jc w:val="both"/>
        <w:rPr>
          <w:moveTo w:id="142" w:author="Jenny Huq" w:date="2026-07-24T11:42:00Z" w16du:dateUtc="2026-07-24T18:42:00Z"/>
          <w:rFonts w:ascii="Arial" w:hAnsi="Arial"/>
        </w:rPr>
      </w:pPr>
      <w:moveTo w:id="143" w:author="Jenny Huq" w:date="2026-07-24T11:42:00Z" w16du:dateUtc="2026-07-24T18:42:00Z">
        <w:r>
          <w:rPr>
            <w:rFonts w:ascii="Arial" w:hAnsi="Arial"/>
            <w:b/>
          </w:rPr>
          <w:t>POLICY:</w:t>
        </w:r>
        <w:r>
          <w:rPr>
            <w:rFonts w:ascii="Arial" w:hAnsi="Arial"/>
            <w:b/>
          </w:rPr>
          <w:tab/>
        </w:r>
        <w:r w:rsidRPr="00B63D93">
          <w:rPr>
            <w:rFonts w:ascii="Arial" w:hAnsi="Arial"/>
          </w:rPr>
          <w:t xml:space="preserve">To ensure the efficient operation of </w:t>
        </w:r>
        <w:r>
          <w:rPr>
            <w:rFonts w:ascii="Arial" w:hAnsi="Arial"/>
          </w:rPr>
          <w:t>Women’s Healthcare Associates, LLC (WHA)</w:t>
        </w:r>
        <w:r w:rsidRPr="00B63D93">
          <w:rPr>
            <w:rFonts w:ascii="Arial" w:hAnsi="Arial"/>
          </w:rPr>
          <w:t xml:space="preserve"> and adherence to the company's policies, procedures and values, it may become necessary to </w:t>
        </w:r>
        <w:r>
          <w:rPr>
            <w:rFonts w:ascii="Arial" w:hAnsi="Arial"/>
          </w:rPr>
          <w:t>take</w:t>
        </w:r>
        <w:r w:rsidRPr="00B63D93">
          <w:rPr>
            <w:rFonts w:ascii="Arial" w:hAnsi="Arial"/>
          </w:rPr>
          <w:t xml:space="preserve"> performance </w:t>
        </w:r>
        <w:r>
          <w:rPr>
            <w:rFonts w:ascii="Arial" w:hAnsi="Arial"/>
          </w:rPr>
          <w:t>management steps</w:t>
        </w:r>
        <w:r w:rsidRPr="00B63D93">
          <w:rPr>
            <w:rFonts w:ascii="Arial" w:hAnsi="Arial"/>
          </w:rPr>
          <w:t xml:space="preserve">. The appropriate approach to improvement will be determined by management in consultation with </w:t>
        </w:r>
        <w:r>
          <w:rPr>
            <w:rFonts w:ascii="Arial" w:hAnsi="Arial"/>
          </w:rPr>
          <w:t>H</w:t>
        </w:r>
        <w:r w:rsidRPr="00B63D93">
          <w:rPr>
            <w:rFonts w:ascii="Arial" w:hAnsi="Arial"/>
          </w:rPr>
          <w:t xml:space="preserve">uman </w:t>
        </w:r>
        <w:r>
          <w:rPr>
            <w:rFonts w:ascii="Arial" w:hAnsi="Arial"/>
          </w:rPr>
          <w:t>R</w:t>
        </w:r>
        <w:r w:rsidRPr="00B63D93">
          <w:rPr>
            <w:rFonts w:ascii="Arial" w:hAnsi="Arial"/>
          </w:rPr>
          <w:t xml:space="preserve">esources and may include verbal and written warnings and/or performance </w:t>
        </w:r>
        <w:r>
          <w:rPr>
            <w:rFonts w:ascii="Arial" w:hAnsi="Arial"/>
          </w:rPr>
          <w:t>improvement</w:t>
        </w:r>
        <w:r w:rsidRPr="00B63D93">
          <w:rPr>
            <w:rFonts w:ascii="Arial" w:hAnsi="Arial"/>
          </w:rPr>
          <w:t xml:space="preserve"> plans. All employees of WHA are considered "at will" and the company reserves the right to terminate employment at any time for any reason, with or without the use of performance </w:t>
        </w:r>
        <w:r>
          <w:rPr>
            <w:rFonts w:ascii="Arial" w:hAnsi="Arial"/>
          </w:rPr>
          <w:t>management steps.</w:t>
        </w:r>
      </w:moveTo>
    </w:p>
    <w:p w14:paraId="136D5EF5" w14:textId="77777777" w:rsidR="00240F9F" w:rsidRDefault="00240F9F" w:rsidP="00240F9F">
      <w:pPr>
        <w:ind w:left="1620" w:hanging="1620"/>
        <w:jc w:val="both"/>
        <w:rPr>
          <w:moveTo w:id="144" w:author="Jenny Huq" w:date="2026-07-24T11:42:00Z" w16du:dateUtc="2026-07-24T18:42:00Z"/>
          <w:rFonts w:ascii="Arial" w:hAnsi="Arial"/>
        </w:rPr>
      </w:pPr>
    </w:p>
    <w:p w14:paraId="65E09606" w14:textId="77777777" w:rsidR="00240F9F" w:rsidDel="00240F9F" w:rsidRDefault="00240F9F" w:rsidP="00240F9F">
      <w:pPr>
        <w:ind w:left="1620"/>
        <w:jc w:val="both"/>
        <w:rPr>
          <w:del w:id="145" w:author="Jenny Huq" w:date="2026-07-24T11:43:00Z" w16du:dateUtc="2026-07-24T18:43:00Z"/>
          <w:moveTo w:id="146" w:author="Jenny Huq" w:date="2026-07-24T11:42:00Z" w16du:dateUtc="2026-07-24T18:42:00Z"/>
          <w:rFonts w:ascii="Arial" w:hAnsi="Arial"/>
        </w:rPr>
      </w:pPr>
      <w:moveTo w:id="147" w:author="Jenny Huq" w:date="2026-07-24T11:42:00Z" w16du:dateUtc="2026-07-24T18:42:00Z">
        <w:r w:rsidRPr="00B63D93">
          <w:rPr>
            <w:rFonts w:ascii="Arial" w:hAnsi="Arial"/>
          </w:rPr>
          <w:t>Additionally, in circumstances involving potential misconduct and/or violation of WHA policies, the company may place employees on paid administrative leave while an investigation into the circumstances of the alleged misconduct is conducted.</w:t>
        </w:r>
      </w:moveTo>
    </w:p>
    <w:moveToRangeEnd w:id="139"/>
    <w:p w14:paraId="217C25D4" w14:textId="77777777" w:rsidR="00892295" w:rsidDel="00240F9F" w:rsidRDefault="00892295">
      <w:pPr>
        <w:jc w:val="both"/>
        <w:rPr>
          <w:del w:id="148" w:author="Jenny Huq" w:date="2026-07-24T11:43:00Z" w16du:dateUtc="2026-07-24T18:43:00Z"/>
          <w:rFonts w:ascii="Arial" w:hAnsi="Arial"/>
        </w:rPr>
        <w:pPrChange w:id="149" w:author="Jenny Huq" w:date="2026-07-24T16:05:00Z" w16du:dateUtc="2026-07-24T23:05:00Z">
          <w:pPr>
            <w:tabs>
              <w:tab w:val="left" w:pos="1620"/>
            </w:tabs>
          </w:pPr>
        </w:pPrChange>
      </w:pPr>
    </w:p>
    <w:p w14:paraId="2E1B7ADC" w14:textId="77777777" w:rsidR="00240F9F" w:rsidRDefault="00240F9F" w:rsidP="00892295">
      <w:pPr>
        <w:tabs>
          <w:tab w:val="left" w:pos="1620"/>
        </w:tabs>
        <w:rPr>
          <w:ins w:id="150" w:author="Jenny Huq" w:date="2026-07-24T11:42:00Z" w16du:dateUtc="2026-07-24T18:42:00Z"/>
          <w:rFonts w:ascii="Arial" w:hAnsi="Arial"/>
          <w:b/>
        </w:rPr>
      </w:pPr>
    </w:p>
    <w:p w14:paraId="487C7E9A" w14:textId="77777777" w:rsidR="00240F9F" w:rsidRDefault="00240F9F" w:rsidP="00892295">
      <w:pPr>
        <w:tabs>
          <w:tab w:val="left" w:pos="1620"/>
        </w:tabs>
        <w:rPr>
          <w:ins w:id="151" w:author="Michelle Barker" w:date="2026-07-24T17:06:00Z" w16du:dateUtc="2026-07-25T00:06:00Z"/>
          <w:rFonts w:ascii="Arial" w:hAnsi="Arial"/>
          <w:b/>
        </w:rPr>
      </w:pPr>
    </w:p>
    <w:p w14:paraId="018ACAA1" w14:textId="77777777" w:rsidR="00C146A8" w:rsidRDefault="00C146A8" w:rsidP="00892295">
      <w:pPr>
        <w:tabs>
          <w:tab w:val="left" w:pos="1620"/>
        </w:tabs>
        <w:rPr>
          <w:ins w:id="152" w:author="Jenny Huq" w:date="2026-07-24T11:42:00Z" w16du:dateUtc="2026-07-24T18:42:00Z"/>
          <w:rFonts w:ascii="Arial" w:hAnsi="Arial"/>
          <w:b/>
        </w:rPr>
      </w:pPr>
    </w:p>
    <w:p w14:paraId="32C3F82E" w14:textId="0DDF3EE5" w:rsidR="00892295" w:rsidRDefault="00892295" w:rsidP="00892295">
      <w:pPr>
        <w:tabs>
          <w:tab w:val="left" w:pos="1620"/>
        </w:tabs>
        <w:rPr>
          <w:rFonts w:ascii="Arial" w:hAnsi="Arial"/>
          <w:b/>
        </w:rPr>
      </w:pPr>
      <w:r w:rsidRPr="00F64EFB">
        <w:rPr>
          <w:rFonts w:ascii="Arial" w:hAnsi="Arial"/>
          <w:b/>
        </w:rPr>
        <w:t>TITLE:</w:t>
      </w:r>
      <w:r w:rsidRPr="00F64EFB">
        <w:rPr>
          <w:rFonts w:ascii="Arial" w:hAnsi="Arial"/>
          <w:b/>
        </w:rPr>
        <w:tab/>
      </w:r>
      <w:r w:rsidRPr="00F64EFB">
        <w:rPr>
          <w:rFonts w:ascii="Arial" w:hAnsi="Arial"/>
          <w:b/>
          <w:u w:val="single"/>
        </w:rPr>
        <w:t>DRUG</w:t>
      </w:r>
      <w:r w:rsidR="00956C31">
        <w:rPr>
          <w:rFonts w:ascii="Arial" w:hAnsi="Arial"/>
          <w:b/>
          <w:u w:val="single"/>
        </w:rPr>
        <w:t>S</w:t>
      </w:r>
      <w:r w:rsidRPr="00F64EFB">
        <w:rPr>
          <w:rFonts w:ascii="Arial" w:hAnsi="Arial"/>
          <w:b/>
          <w:u w:val="single"/>
        </w:rPr>
        <w:t xml:space="preserve"> AND ALCOHOL</w:t>
      </w:r>
    </w:p>
    <w:p w14:paraId="2314BF19" w14:textId="77777777" w:rsidR="00892295" w:rsidRPr="00F64EFB" w:rsidRDefault="00892295" w:rsidP="00892295">
      <w:pPr>
        <w:tabs>
          <w:tab w:val="left" w:pos="1620"/>
        </w:tabs>
        <w:rPr>
          <w:rFonts w:ascii="Arial" w:hAnsi="Arial"/>
          <w:b/>
        </w:rPr>
      </w:pPr>
    </w:p>
    <w:p w14:paraId="6DF3F95F" w14:textId="77777777" w:rsidR="00892295" w:rsidRDefault="00892295" w:rsidP="00892295">
      <w:pPr>
        <w:widowControl w:val="0"/>
        <w:ind w:left="1620" w:hanging="1620"/>
        <w:jc w:val="both"/>
        <w:rPr>
          <w:rFonts w:ascii="Arial" w:hAnsi="Arial"/>
        </w:rPr>
      </w:pPr>
      <w:r>
        <w:rPr>
          <w:rFonts w:ascii="Arial" w:hAnsi="Arial"/>
          <w:b/>
        </w:rPr>
        <w:t>POLICY:</w:t>
      </w:r>
      <w:r>
        <w:rPr>
          <w:rFonts w:ascii="Arial" w:hAnsi="Arial"/>
        </w:rPr>
        <w:tab/>
        <w:t>Women's Healthcare Associates, LLC (WHA) believes the health and safety</w:t>
      </w:r>
      <w:r>
        <w:rPr>
          <w:rFonts w:ascii="Arial" w:hAnsi="Arial"/>
          <w:b/>
        </w:rPr>
        <w:t xml:space="preserve"> </w:t>
      </w:r>
      <w:r>
        <w:rPr>
          <w:rFonts w:ascii="Arial" w:hAnsi="Arial"/>
        </w:rPr>
        <w:t>of its patients, clinicians and employees is of utmost importance.  Consistent with this belief, the object</w:t>
      </w:r>
      <w:r w:rsidR="00210A34">
        <w:rPr>
          <w:rFonts w:ascii="Arial" w:hAnsi="Arial"/>
        </w:rPr>
        <w:t>ive</w:t>
      </w:r>
      <w:r>
        <w:rPr>
          <w:rFonts w:ascii="Arial" w:hAnsi="Arial"/>
        </w:rPr>
        <w:t xml:space="preserve"> of this policy is to provide a safe and healthy environment for patients, clinicians and employees that is free from the effects of drugs and alcohol.  This policy applies to all clinicians and employees of WHA.</w:t>
      </w:r>
    </w:p>
    <w:p w14:paraId="43B2A2CE" w14:textId="77777777" w:rsidR="00892295" w:rsidRDefault="00892295" w:rsidP="00892295">
      <w:pPr>
        <w:ind w:left="1440" w:hanging="1440"/>
        <w:rPr>
          <w:rFonts w:ascii="Arial" w:hAnsi="Arial"/>
        </w:rPr>
      </w:pPr>
    </w:p>
    <w:p w14:paraId="371C84E4" w14:textId="212E6F22" w:rsidR="00892295" w:rsidRDefault="00892295" w:rsidP="00892295">
      <w:pPr>
        <w:pStyle w:val="BodyTextIndent"/>
        <w:ind w:left="1620" w:hanging="1620"/>
        <w:jc w:val="both"/>
      </w:pPr>
      <w:r>
        <w:rPr>
          <w:b/>
        </w:rPr>
        <w:t>PROCEDURE:</w:t>
      </w:r>
      <w:r>
        <w:tab/>
        <w:t xml:space="preserve">Any clinician or employee who violates any of the following rules may be subject to corrective action, up to and including termination of employment or expulsion from membership.  The clinician or employee may be required to </w:t>
      </w:r>
      <w:r w:rsidR="00F4070C">
        <w:t xml:space="preserve">submit to mandatory testing, </w:t>
      </w:r>
      <w:r>
        <w:t>sign and abide by a Return to Work Agreement and</w:t>
      </w:r>
      <w:r w:rsidR="00F4070C">
        <w:t>/or</w:t>
      </w:r>
      <w:r>
        <w:t xml:space="preserve"> undergo evaluation for and, if recommended, successfully complete a comprehensive drug and/or alcohol treatment program and any follow up care requirements.  The action that will be taken or required in any particular case will be determined at the sole discretion of WHA.</w:t>
      </w:r>
    </w:p>
    <w:p w14:paraId="5C22E050" w14:textId="77777777" w:rsidR="00892295" w:rsidRDefault="00892295" w:rsidP="00892295">
      <w:pPr>
        <w:ind w:left="1620" w:hanging="1620"/>
        <w:rPr>
          <w:rFonts w:ascii="Arial" w:hAnsi="Arial"/>
        </w:rPr>
      </w:pPr>
    </w:p>
    <w:p w14:paraId="410453D3" w14:textId="77777777" w:rsidR="00892295" w:rsidRDefault="00892295" w:rsidP="00892295">
      <w:pPr>
        <w:numPr>
          <w:ilvl w:val="0"/>
          <w:numId w:val="3"/>
        </w:numPr>
        <w:ind w:left="1980"/>
        <w:jc w:val="both"/>
        <w:rPr>
          <w:rFonts w:ascii="Arial" w:hAnsi="Arial"/>
        </w:rPr>
      </w:pPr>
      <w:r>
        <w:rPr>
          <w:rFonts w:ascii="Arial" w:hAnsi="Arial"/>
          <w:u w:val="single"/>
        </w:rPr>
        <w:t>Alcohol.</w:t>
      </w:r>
      <w:r>
        <w:rPr>
          <w:rFonts w:ascii="Arial" w:hAnsi="Arial"/>
        </w:rPr>
        <w:t xml:space="preserve">  No clinician or employee may consume, possess, or be under the influence of alcohol at any time while on duty, while on WHA premises or property, or during any break or meal periods.  Exceptions to this rule may be made by WHA management for WHA related functions.</w:t>
      </w:r>
    </w:p>
    <w:p w14:paraId="5E109BAB" w14:textId="77777777" w:rsidR="00892295" w:rsidRDefault="00892295" w:rsidP="00892295">
      <w:pPr>
        <w:numPr>
          <w:ilvl w:val="0"/>
          <w:numId w:val="3"/>
        </w:numPr>
        <w:ind w:left="1980"/>
        <w:jc w:val="both"/>
        <w:rPr>
          <w:rFonts w:ascii="Arial" w:hAnsi="Arial"/>
        </w:rPr>
      </w:pPr>
      <w:r>
        <w:rPr>
          <w:rFonts w:ascii="Arial" w:hAnsi="Arial"/>
          <w:u w:val="single"/>
        </w:rPr>
        <w:t>Drugs.</w:t>
      </w:r>
      <w:r>
        <w:rPr>
          <w:rFonts w:ascii="Arial" w:hAnsi="Arial"/>
        </w:rPr>
        <w:t xml:space="preserve">  No clinician or employee may use, consume, possess, transfer, distribute, sell, purchase, attempt to sell or obtain, manufacture, or be under the influence of any illegal drug (not including nonprescription or legally prescribed drugs possessed and used legally and otherwise in compliance with this policy) at any time while on duty, while on WHA premises or property or during any break or meal periods.</w:t>
      </w:r>
    </w:p>
    <w:p w14:paraId="5D498AEF" w14:textId="58FC02DC" w:rsidR="00D96113" w:rsidRDefault="00D96113" w:rsidP="00892295">
      <w:pPr>
        <w:numPr>
          <w:ilvl w:val="0"/>
          <w:numId w:val="3"/>
        </w:numPr>
        <w:ind w:left="1980"/>
        <w:jc w:val="both"/>
        <w:rPr>
          <w:rFonts w:ascii="Arial" w:hAnsi="Arial"/>
        </w:rPr>
      </w:pPr>
      <w:r>
        <w:rPr>
          <w:rFonts w:ascii="Arial" w:hAnsi="Arial"/>
          <w:u w:val="single"/>
        </w:rPr>
        <w:t>Marijuana.</w:t>
      </w:r>
      <w:r>
        <w:rPr>
          <w:rFonts w:ascii="Arial" w:hAnsi="Arial"/>
        </w:rPr>
        <w:t xml:space="preserve">  No clinician or employee may unlawfully possess, use manufacture</w:t>
      </w:r>
      <w:r w:rsidR="00EF2068">
        <w:rPr>
          <w:rFonts w:ascii="Arial" w:hAnsi="Arial"/>
        </w:rPr>
        <w:t>, distribute or dispense</w:t>
      </w:r>
      <w:r w:rsidR="00C9504F">
        <w:rPr>
          <w:rFonts w:ascii="Arial" w:hAnsi="Arial"/>
        </w:rPr>
        <w:t xml:space="preserve"> a controlled substance in the workplace</w:t>
      </w:r>
      <w:r w:rsidR="00ED787D">
        <w:rPr>
          <w:rFonts w:ascii="Arial" w:hAnsi="Arial"/>
        </w:rPr>
        <w:t>, including marijuana</w:t>
      </w:r>
      <w:r w:rsidR="005B7F74">
        <w:rPr>
          <w:rFonts w:ascii="Arial" w:hAnsi="Arial"/>
        </w:rPr>
        <w:t>, cannabis, cannabis extract or synthetic cannabis that is otherwise lawful to use under state law. An employee may not possess in the workplace any paraphernalia related in any way to a controlled substance, including marijuana that is otherwise lawful to use under state law.</w:t>
      </w:r>
    </w:p>
    <w:p w14:paraId="3E30DD0B" w14:textId="3B1F1D56" w:rsidR="00892295" w:rsidRDefault="00892295" w:rsidP="00892295">
      <w:pPr>
        <w:numPr>
          <w:ilvl w:val="0"/>
          <w:numId w:val="3"/>
        </w:numPr>
        <w:ind w:left="1980"/>
        <w:jc w:val="both"/>
        <w:rPr>
          <w:rFonts w:ascii="Arial" w:hAnsi="Arial"/>
        </w:rPr>
      </w:pPr>
      <w:r>
        <w:rPr>
          <w:rFonts w:ascii="Arial" w:hAnsi="Arial"/>
          <w:u w:val="single"/>
        </w:rPr>
        <w:t>Legal Drugs/Prescriptions.</w:t>
      </w:r>
      <w:r>
        <w:rPr>
          <w:rFonts w:ascii="Arial" w:hAnsi="Arial"/>
        </w:rPr>
        <w:t xml:space="preserve">  It is the clinician or employee’s responsibility in the first instance to determine the potential effects of nonprescription or legally prescribed drugs on the clinician or employee’s ability to perform </w:t>
      </w:r>
      <w:r w:rsidR="009E2D7A">
        <w:rPr>
          <w:rFonts w:ascii="Arial" w:hAnsi="Arial"/>
        </w:rPr>
        <w:t>their</w:t>
      </w:r>
      <w:r>
        <w:rPr>
          <w:rFonts w:ascii="Arial" w:hAnsi="Arial"/>
        </w:rPr>
        <w:t xml:space="preserve"> job duties safely and effectively</w:t>
      </w:r>
      <w:r w:rsidR="00983733">
        <w:rPr>
          <w:rFonts w:ascii="Arial" w:hAnsi="Arial"/>
        </w:rPr>
        <w:t xml:space="preserve"> without impairment</w:t>
      </w:r>
      <w:r>
        <w:rPr>
          <w:rFonts w:ascii="Arial" w:hAnsi="Arial"/>
        </w:rPr>
        <w:t xml:space="preserve">.  Before beginning work, a clinician or an employee must inform </w:t>
      </w:r>
      <w:r w:rsidR="00983733">
        <w:rPr>
          <w:rFonts w:ascii="Arial" w:hAnsi="Arial"/>
        </w:rPr>
        <w:t>their</w:t>
      </w:r>
      <w:r>
        <w:rPr>
          <w:rFonts w:ascii="Arial" w:hAnsi="Arial"/>
        </w:rPr>
        <w:t xml:space="preserve"> supervisor if the use of a nonprescription or legally prescribed drug could affect the clinician or employee’s ability to safely and effectively perform his or her job duties.  WHA reserves the right to require information from a clinician or an </w:t>
      </w:r>
      <w:r>
        <w:rPr>
          <w:rFonts w:ascii="Arial" w:hAnsi="Arial"/>
        </w:rPr>
        <w:lastRenderedPageBreak/>
        <w:t>employee's doctor, or another doctor, about the possible effects that a nonprescription or a prescribed drug the clinician or employee is taking may have on the clinician or employee’s job performance. Clinicians and employees must also keep all prescribed medication in its original container.  The container must identify the clinician or employee, the drug, the date of the prescription, and the name of the prescribing doctor.</w:t>
      </w:r>
    </w:p>
    <w:p w14:paraId="739CB460" w14:textId="01C4EE66" w:rsidR="00892295" w:rsidRDefault="00892295" w:rsidP="00892295">
      <w:pPr>
        <w:numPr>
          <w:ilvl w:val="0"/>
          <w:numId w:val="3"/>
        </w:numPr>
        <w:ind w:left="1980"/>
        <w:jc w:val="both"/>
        <w:rPr>
          <w:rFonts w:ascii="Arial" w:hAnsi="Arial"/>
        </w:rPr>
      </w:pPr>
      <w:r>
        <w:rPr>
          <w:rFonts w:ascii="Arial" w:hAnsi="Arial"/>
          <w:u w:val="single"/>
        </w:rPr>
        <w:t xml:space="preserve">Drug </w:t>
      </w:r>
      <w:r w:rsidR="00C22196">
        <w:rPr>
          <w:rFonts w:ascii="Arial" w:hAnsi="Arial"/>
          <w:u w:val="single"/>
        </w:rPr>
        <w:t>and/</w:t>
      </w:r>
      <w:r>
        <w:rPr>
          <w:rFonts w:ascii="Arial" w:hAnsi="Arial"/>
          <w:u w:val="single"/>
        </w:rPr>
        <w:t xml:space="preserve">or Alcohol Convictions. </w:t>
      </w:r>
      <w:r>
        <w:rPr>
          <w:rFonts w:ascii="Arial" w:hAnsi="Arial"/>
        </w:rPr>
        <w:t xml:space="preserve">  All clinicians and employees are required to immediately notify WHA in writing if the clinician or employee is convicted of any violation of any state or federal criminal law relating to drugs or alcohol.  The impact of such a conviction on membership in or employment with WHA will be evaluated on a case-by-case basis, considering such factors as the clinician or employee’s position and work record, the type of violation and the potential impact on WHA, including any public perception of WHA.</w:t>
      </w:r>
    </w:p>
    <w:p w14:paraId="5DC0CEB8" w14:textId="77777777" w:rsidR="00892295" w:rsidRDefault="00892295" w:rsidP="00892295">
      <w:pPr>
        <w:ind w:left="1620" w:hanging="1620"/>
        <w:rPr>
          <w:rFonts w:ascii="Arial" w:hAnsi="Arial"/>
          <w:u w:val="single"/>
        </w:rPr>
      </w:pPr>
    </w:p>
    <w:p w14:paraId="48C74ED2" w14:textId="77777777" w:rsidR="00892295" w:rsidRDefault="00892295" w:rsidP="00892295">
      <w:pPr>
        <w:pStyle w:val="Heading2"/>
        <w:ind w:left="1620"/>
      </w:pPr>
      <w:r>
        <w:t>DRUG AND ALCOHOL TESTING</w:t>
      </w:r>
    </w:p>
    <w:p w14:paraId="0AA31D91" w14:textId="77777777" w:rsidR="00892295" w:rsidRDefault="00892295" w:rsidP="00892295">
      <w:pPr>
        <w:numPr>
          <w:ilvl w:val="0"/>
          <w:numId w:val="4"/>
        </w:numPr>
        <w:ind w:left="1980"/>
        <w:jc w:val="both"/>
        <w:rPr>
          <w:rFonts w:ascii="Arial" w:hAnsi="Arial"/>
        </w:rPr>
      </w:pPr>
      <w:r>
        <w:rPr>
          <w:rFonts w:ascii="Arial" w:hAnsi="Arial"/>
          <w:u w:val="single"/>
        </w:rPr>
        <w:t>Reasonable Suspicion.</w:t>
      </w:r>
      <w:r>
        <w:rPr>
          <w:rFonts w:ascii="Arial" w:hAnsi="Arial"/>
        </w:rPr>
        <w:t xml:space="preserve">  When WHA has reasonable suspicion that a clinician or an employee is under the influence of alcohol or illegal drugs, the clinician or employee may be required to submit to a drug and/or alcohol test.</w:t>
      </w:r>
    </w:p>
    <w:p w14:paraId="2EB201DE" w14:textId="77777777" w:rsidR="00892295" w:rsidRDefault="00892295" w:rsidP="00892295">
      <w:pPr>
        <w:pStyle w:val="BodyTextIndent"/>
        <w:ind w:left="1620"/>
      </w:pPr>
    </w:p>
    <w:p w14:paraId="7DFE7258" w14:textId="49BA90EE" w:rsidR="00892295" w:rsidRDefault="00892295" w:rsidP="00892295">
      <w:pPr>
        <w:pStyle w:val="BodyTextIndent"/>
        <w:ind w:left="1620"/>
        <w:jc w:val="both"/>
      </w:pPr>
      <w:r>
        <w:t>An employee who is required to submit to a drug and/or alcohol test based on reasonable suspicion will be placed on administrative leave from the time of leaving work until the test result is received.  If the test result is negative, the employee will be returned to work without loss of pay (unless other issues need to be addressed before he or she returns to work).</w:t>
      </w:r>
    </w:p>
    <w:p w14:paraId="25758BDD" w14:textId="77777777" w:rsidR="00892295" w:rsidRDefault="00892295" w:rsidP="00892295">
      <w:pPr>
        <w:ind w:left="1620"/>
        <w:jc w:val="both"/>
        <w:rPr>
          <w:rFonts w:ascii="Arial" w:hAnsi="Arial"/>
        </w:rPr>
      </w:pPr>
    </w:p>
    <w:p w14:paraId="2983545C" w14:textId="1556E0BE" w:rsidR="00892295" w:rsidRDefault="00892295" w:rsidP="00892295">
      <w:pPr>
        <w:pStyle w:val="BodyTextIndent2"/>
        <w:ind w:left="1620"/>
        <w:jc w:val="both"/>
      </w:pPr>
      <w:r>
        <w:t>Any clinician or employee who tests positive for alcohol or illegal drugs may be subject to corrective action, up to and including termination of employment or expulsion from membership.  The clinician or employee may also be required to sign and abide by a Return to Work Agreement and</w:t>
      </w:r>
      <w:r w:rsidR="001F0C2E">
        <w:t>/or</w:t>
      </w:r>
      <w:r>
        <w:t xml:space="preserve"> undergo evaluation for and, if recommended, successfully complete a comprehensive drug and/or alcohol treatment program and any follow up care requirements.  The action taken or required in any particular case will be determined at the sole discretion of WHA.</w:t>
      </w:r>
    </w:p>
    <w:p w14:paraId="2E48144E" w14:textId="77777777" w:rsidR="00892295" w:rsidRDefault="00892295" w:rsidP="00892295">
      <w:pPr>
        <w:ind w:left="1620"/>
        <w:jc w:val="both"/>
        <w:rPr>
          <w:rFonts w:ascii="Arial" w:hAnsi="Arial"/>
        </w:rPr>
      </w:pPr>
    </w:p>
    <w:p w14:paraId="1E3FC7BC" w14:textId="77777777" w:rsidR="00892295" w:rsidRDefault="00892295" w:rsidP="00892295">
      <w:pPr>
        <w:pStyle w:val="BodyTextIndent2"/>
        <w:ind w:left="1620"/>
        <w:jc w:val="both"/>
      </w:pPr>
      <w:r>
        <w:t>Any clinician or employee who refuses to submit to testing or who attempts to subvert the testing process in any way will be subject to termination of employment or expulsion from membership.</w:t>
      </w:r>
    </w:p>
    <w:p w14:paraId="0FDE3125" w14:textId="77777777" w:rsidR="00892295" w:rsidRDefault="00892295" w:rsidP="00892295">
      <w:pPr>
        <w:ind w:left="1620"/>
        <w:rPr>
          <w:rFonts w:ascii="Arial" w:hAnsi="Arial"/>
        </w:rPr>
      </w:pPr>
    </w:p>
    <w:p w14:paraId="5A10149C" w14:textId="77777777" w:rsidR="00892295" w:rsidRDefault="00892295" w:rsidP="00892295">
      <w:pPr>
        <w:pStyle w:val="Heading2"/>
        <w:ind w:left="1620"/>
      </w:pPr>
      <w:r>
        <w:t>SEARCHES</w:t>
      </w:r>
    </w:p>
    <w:p w14:paraId="35F3790B" w14:textId="40F88A2D" w:rsidR="00892295" w:rsidRDefault="00892295" w:rsidP="00892295">
      <w:pPr>
        <w:pStyle w:val="BodyTextIndent"/>
        <w:ind w:left="1620"/>
        <w:jc w:val="both"/>
      </w:pPr>
      <w:r>
        <w:t>WHA reserves the right to inspect and/or search all WHA property or premises and any clinician or employee’s personal property on WHA premises for alcohol or drugs</w:t>
      </w:r>
      <w:r w:rsidR="00DF339C">
        <w:t xml:space="preserve"> that are deemed to affect their impairment</w:t>
      </w:r>
      <w:r>
        <w:t>, or any related paraphernalia.  Any clinician or employee, who refuses to submit to an inspection or search as described in this policy, will be subject to disciplinary action</w:t>
      </w:r>
      <w:r w:rsidR="00B43BB2">
        <w:t>,</w:t>
      </w:r>
      <w:r>
        <w:t xml:space="preserve"> up to and</w:t>
      </w:r>
      <w:r w:rsidR="00B43BB2">
        <w:t>,</w:t>
      </w:r>
      <w:r>
        <w:t xml:space="preserve"> including termination of employment or expulsion from membership.</w:t>
      </w:r>
    </w:p>
    <w:p w14:paraId="587762B4" w14:textId="77777777" w:rsidR="00892295" w:rsidRDefault="00892295" w:rsidP="00892295">
      <w:pPr>
        <w:pStyle w:val="BodyTextIndent"/>
        <w:ind w:left="1620"/>
      </w:pPr>
    </w:p>
    <w:p w14:paraId="771266B5" w14:textId="77777777" w:rsidR="00892295" w:rsidRDefault="00892295" w:rsidP="00892295">
      <w:pPr>
        <w:pStyle w:val="BodyTextIndent"/>
        <w:ind w:left="1620"/>
        <w:rPr>
          <w:b/>
          <w:bCs/>
        </w:rPr>
      </w:pPr>
      <w:r>
        <w:rPr>
          <w:b/>
          <w:bCs/>
        </w:rPr>
        <w:t>RECEIVING HEALTH CARE FROM WHA PROVIDERS</w:t>
      </w:r>
    </w:p>
    <w:p w14:paraId="17FB2D5C" w14:textId="77777777" w:rsidR="00892295" w:rsidRDefault="00892295" w:rsidP="00892295">
      <w:pPr>
        <w:pStyle w:val="BodyTextIndent"/>
        <w:ind w:left="1620"/>
        <w:jc w:val="both"/>
        <w:rPr>
          <w:i/>
          <w:iCs/>
        </w:rPr>
      </w:pPr>
      <w:r>
        <w:t>Employees are not to receive prescriptions, treatment, diagnosis or medical advice from WHA providers unless they are a current patient of a WHA provider.</w:t>
      </w:r>
    </w:p>
    <w:p w14:paraId="1A07E2CA" w14:textId="77777777" w:rsidR="00892295" w:rsidRDefault="00892295" w:rsidP="00892295">
      <w:pPr>
        <w:pStyle w:val="BodyTextIndent"/>
        <w:ind w:left="0"/>
      </w:pPr>
    </w:p>
    <w:p w14:paraId="3B9413FC" w14:textId="77777777" w:rsidR="00892295" w:rsidRDefault="00892295" w:rsidP="00892295">
      <w:pPr>
        <w:pStyle w:val="BodyTextIndent"/>
        <w:ind w:left="1620"/>
        <w:rPr>
          <w:b/>
        </w:rPr>
      </w:pPr>
      <w:r>
        <w:rPr>
          <w:b/>
        </w:rPr>
        <w:t>DEFINITIONS</w:t>
      </w:r>
    </w:p>
    <w:p w14:paraId="3ACF71A8" w14:textId="77777777" w:rsidR="00892295" w:rsidRDefault="00892295" w:rsidP="00892295">
      <w:pPr>
        <w:pStyle w:val="BodyTextIndent"/>
        <w:tabs>
          <w:tab w:val="left" w:pos="1440"/>
        </w:tabs>
        <w:ind w:left="1620"/>
        <w:jc w:val="both"/>
      </w:pPr>
      <w:r>
        <w:t>For the purposes of this policy, the following definitions will apply:</w:t>
      </w:r>
    </w:p>
    <w:p w14:paraId="4347FBF8" w14:textId="77777777" w:rsidR="00892295" w:rsidRDefault="00892295" w:rsidP="00892295">
      <w:pPr>
        <w:pStyle w:val="BodyTextIndent"/>
        <w:ind w:left="1620"/>
        <w:jc w:val="both"/>
      </w:pPr>
    </w:p>
    <w:p w14:paraId="3B9A2CF0" w14:textId="77777777" w:rsidR="00892295" w:rsidRDefault="00892295" w:rsidP="00892295">
      <w:pPr>
        <w:pStyle w:val="BodyTextIndent"/>
        <w:numPr>
          <w:ilvl w:val="0"/>
          <w:numId w:val="5"/>
        </w:numPr>
        <w:ind w:left="1980"/>
        <w:jc w:val="both"/>
      </w:pPr>
      <w:r>
        <w:rPr>
          <w:u w:val="single"/>
        </w:rPr>
        <w:t>Illegal drug</w:t>
      </w:r>
      <w:r>
        <w:t xml:space="preserve"> includes any drug or other substance, other than a legal prescription or nonprescription medication, that may affect a clinician or employee’s ability to work safely and effectively; that is defined as a “controlled substance” under the Drug-</w:t>
      </w:r>
      <w:r>
        <w:lastRenderedPageBreak/>
        <w:t>Free Workplace Act of 1988; or that is otherwise prohibited or restricted by state or federal law.  Illegal drugs include without limitation: narcotics, hallucinogens, stimulants, sedatives, and prescription drugs that are not medically authorized or that are used inconsistently with the prescription.</w:t>
      </w:r>
    </w:p>
    <w:p w14:paraId="24BAD6D8" w14:textId="77777777" w:rsidR="00892295" w:rsidRDefault="00892295" w:rsidP="00892295">
      <w:pPr>
        <w:pStyle w:val="BodyTextIndent"/>
        <w:ind w:left="1620"/>
        <w:jc w:val="both"/>
        <w:rPr>
          <w:u w:val="single"/>
        </w:rPr>
      </w:pPr>
    </w:p>
    <w:p w14:paraId="2ED0E646" w14:textId="51AE8AC3" w:rsidR="00892295" w:rsidRDefault="00892295" w:rsidP="00892295">
      <w:pPr>
        <w:pStyle w:val="BodyTextIndent"/>
        <w:numPr>
          <w:ilvl w:val="0"/>
          <w:numId w:val="5"/>
        </w:numPr>
        <w:ind w:left="1980"/>
        <w:jc w:val="both"/>
      </w:pPr>
      <w:r>
        <w:rPr>
          <w:u w:val="single"/>
        </w:rPr>
        <w:t>Reasonable suspicion</w:t>
      </w:r>
      <w:r>
        <w:t xml:space="preserve"> means specific observations concerning such things as the performance, appearance, behavior or speech of a clinician or an employee.  WHA reserves the right to determine whether reasonable suspicion exists.  A Behavior Observation Report will be completed to document specific observations. </w:t>
      </w:r>
    </w:p>
    <w:p w14:paraId="1F1EE20D" w14:textId="77777777" w:rsidR="00892295" w:rsidRDefault="00892295" w:rsidP="00892295">
      <w:pPr>
        <w:pStyle w:val="BodyTextIndent"/>
        <w:ind w:left="1620"/>
        <w:jc w:val="both"/>
      </w:pPr>
    </w:p>
    <w:p w14:paraId="7ED2BF4C" w14:textId="77777777" w:rsidR="00892295" w:rsidRDefault="00892295" w:rsidP="00892295">
      <w:pPr>
        <w:pStyle w:val="BodyTextIndent"/>
        <w:numPr>
          <w:ilvl w:val="0"/>
          <w:numId w:val="5"/>
        </w:numPr>
        <w:ind w:left="1980"/>
        <w:jc w:val="both"/>
      </w:pPr>
      <w:r>
        <w:rPr>
          <w:u w:val="single"/>
        </w:rPr>
        <w:t>Test positive</w:t>
      </w:r>
      <w:r>
        <w:t xml:space="preserve"> will mean a test result indicating any detectable amount of alcohol or any illegal drug.</w:t>
      </w:r>
    </w:p>
    <w:p w14:paraId="7601B7C0" w14:textId="77777777" w:rsidR="00892295" w:rsidRDefault="00892295" w:rsidP="00892295">
      <w:pPr>
        <w:pStyle w:val="BodyTextIndent"/>
        <w:ind w:left="1620"/>
        <w:jc w:val="both"/>
      </w:pPr>
    </w:p>
    <w:p w14:paraId="3AF32561" w14:textId="77777777" w:rsidR="00892295" w:rsidRDefault="00892295" w:rsidP="00892295">
      <w:pPr>
        <w:pStyle w:val="BodyTextIndent"/>
        <w:numPr>
          <w:ilvl w:val="0"/>
          <w:numId w:val="5"/>
        </w:numPr>
        <w:ind w:left="1980"/>
        <w:jc w:val="both"/>
      </w:pPr>
      <w:r>
        <w:rPr>
          <w:u w:val="single"/>
        </w:rPr>
        <w:t>Under the influence</w:t>
      </w:r>
      <w:r>
        <w:t xml:space="preserve"> means having any detectable amount of alcohol or any illegal drug in the body or any noticeable or perceptible impairment of the clinician or employee’s mental or physical faculties.</w:t>
      </w:r>
    </w:p>
    <w:p w14:paraId="1CEDD1FB" w14:textId="77777777" w:rsidR="00892295" w:rsidRDefault="00892295" w:rsidP="00892295">
      <w:pPr>
        <w:pStyle w:val="ListParagraph"/>
      </w:pPr>
    </w:p>
    <w:p w14:paraId="6A9D588E" w14:textId="69E97E32" w:rsidR="00892295" w:rsidDel="0011116A" w:rsidRDefault="00892295" w:rsidP="00892295">
      <w:pPr>
        <w:pStyle w:val="BodyTextIndent"/>
        <w:ind w:left="1980"/>
        <w:jc w:val="both"/>
        <w:rPr>
          <w:del w:id="153" w:author="Michelle Barker" w:date="2026-07-24T17:04:00Z" w16du:dateUtc="2026-07-25T00:04:00Z"/>
        </w:rPr>
      </w:pPr>
    </w:p>
    <w:p w14:paraId="315B3FA4" w14:textId="4005698E" w:rsidR="00892295" w:rsidDel="0011116A" w:rsidRDefault="00892295" w:rsidP="00892295">
      <w:pPr>
        <w:pStyle w:val="ListParagraph"/>
        <w:tabs>
          <w:tab w:val="left" w:pos="1620"/>
        </w:tabs>
        <w:ind w:left="0"/>
        <w:rPr>
          <w:del w:id="154" w:author="Michelle Barker" w:date="2026-07-24T17:04:00Z" w16du:dateUtc="2026-07-25T00:04:00Z"/>
          <w:rFonts w:ascii="Arial" w:hAnsi="Arial" w:cs="Arial"/>
          <w:b/>
        </w:rPr>
      </w:pPr>
    </w:p>
    <w:p w14:paraId="14A53A51" w14:textId="580EB4A6" w:rsidR="00892295" w:rsidDel="00240F9F" w:rsidRDefault="00892295" w:rsidP="00892295">
      <w:pPr>
        <w:pStyle w:val="ListParagraph"/>
        <w:tabs>
          <w:tab w:val="left" w:pos="1620"/>
        </w:tabs>
        <w:ind w:left="0"/>
        <w:rPr>
          <w:del w:id="155" w:author="Jenny Huq" w:date="2026-07-24T11:40:00Z" w16du:dateUtc="2026-07-24T18:40:00Z"/>
          <w:rFonts w:ascii="Arial" w:hAnsi="Arial" w:cs="Arial"/>
          <w:b/>
        </w:rPr>
      </w:pPr>
      <w:del w:id="156" w:author="Jenny Huq" w:date="2026-07-24T11:40:00Z" w16du:dateUtc="2026-07-24T18:40:00Z">
        <w:r w:rsidDel="00240F9F">
          <w:rPr>
            <w:rFonts w:ascii="Arial" w:hAnsi="Arial" w:cs="Arial"/>
            <w:b/>
          </w:rPr>
          <w:delText>TITLE:</w:delText>
        </w:r>
        <w:r w:rsidDel="00240F9F">
          <w:rPr>
            <w:rFonts w:ascii="Arial" w:hAnsi="Arial" w:cs="Arial"/>
            <w:b/>
          </w:rPr>
          <w:tab/>
        </w:r>
        <w:r w:rsidRPr="00F64EFB" w:rsidDel="00240F9F">
          <w:rPr>
            <w:rFonts w:ascii="Arial" w:hAnsi="Arial" w:cs="Arial"/>
            <w:b/>
            <w:u w:val="single"/>
          </w:rPr>
          <w:delText>HARASSMENT AND BULLYING</w:delText>
        </w:r>
      </w:del>
    </w:p>
    <w:p w14:paraId="21BAF0B2" w14:textId="4735220A" w:rsidR="00892295" w:rsidDel="00240F9F" w:rsidRDefault="00892295" w:rsidP="00892295">
      <w:pPr>
        <w:pStyle w:val="ListParagraph"/>
        <w:tabs>
          <w:tab w:val="left" w:pos="1620"/>
        </w:tabs>
        <w:ind w:left="0"/>
        <w:rPr>
          <w:del w:id="157" w:author="Jenny Huq" w:date="2026-07-24T11:40:00Z" w16du:dateUtc="2026-07-24T18:40:00Z"/>
          <w:rFonts w:ascii="Arial" w:hAnsi="Arial" w:cs="Arial"/>
        </w:rPr>
      </w:pPr>
    </w:p>
    <w:p w14:paraId="1BB0AA24" w14:textId="499E8D18" w:rsidR="00892295" w:rsidRPr="00721032" w:rsidDel="00240F9F" w:rsidRDefault="00892295" w:rsidP="00892295">
      <w:pPr>
        <w:widowControl w:val="0"/>
        <w:ind w:left="1620" w:hanging="1620"/>
        <w:jc w:val="both"/>
        <w:rPr>
          <w:del w:id="158" w:author="Jenny Huq" w:date="2026-07-24T11:40:00Z" w16du:dateUtc="2026-07-24T18:40:00Z"/>
          <w:rFonts w:ascii="Arial" w:hAnsi="Arial" w:cs="Arial"/>
        </w:rPr>
      </w:pPr>
      <w:del w:id="159" w:author="Jenny Huq" w:date="2026-07-24T11:40:00Z" w16du:dateUtc="2026-07-24T18:40:00Z">
        <w:r w:rsidRPr="00721032" w:rsidDel="00240F9F">
          <w:rPr>
            <w:rFonts w:ascii="Arial" w:hAnsi="Arial" w:cs="Arial"/>
            <w:b/>
          </w:rPr>
          <w:delText>POLICY:</w:delText>
        </w:r>
        <w:r w:rsidRPr="00721032" w:rsidDel="00240F9F">
          <w:rPr>
            <w:rFonts w:ascii="Arial" w:hAnsi="Arial" w:cs="Arial"/>
          </w:rPr>
          <w:tab/>
          <w:delText>It is the policy of Women's Healthcare Associates, LLC (WHA) that all employees and clinicians are entitled to a workplace free of intimidation</w:delText>
        </w:r>
        <w:r w:rsidDel="00240F9F">
          <w:rPr>
            <w:rFonts w:ascii="Arial" w:hAnsi="Arial" w:cs="Arial"/>
          </w:rPr>
          <w:delText>, bullying and harassment.</w:delText>
        </w:r>
      </w:del>
    </w:p>
    <w:p w14:paraId="637BF9DF" w14:textId="6297A077" w:rsidR="00892295" w:rsidRPr="00721032" w:rsidDel="00240F9F" w:rsidRDefault="00892295" w:rsidP="00892295">
      <w:pPr>
        <w:widowControl w:val="0"/>
        <w:ind w:left="1620" w:hanging="1620"/>
        <w:jc w:val="both"/>
        <w:rPr>
          <w:del w:id="160" w:author="Jenny Huq" w:date="2026-07-24T11:40:00Z" w16du:dateUtc="2026-07-24T18:40:00Z"/>
          <w:rFonts w:ascii="Arial" w:hAnsi="Arial" w:cs="Arial"/>
        </w:rPr>
      </w:pPr>
    </w:p>
    <w:p w14:paraId="262DD534" w14:textId="031C8822" w:rsidR="00892295" w:rsidRPr="00721032" w:rsidDel="00240F9F" w:rsidRDefault="00892295" w:rsidP="00892295">
      <w:pPr>
        <w:widowControl w:val="0"/>
        <w:ind w:left="1620" w:hanging="1620"/>
        <w:jc w:val="both"/>
        <w:rPr>
          <w:del w:id="161" w:author="Jenny Huq" w:date="2026-07-24T11:40:00Z" w16du:dateUtc="2026-07-24T18:40:00Z"/>
          <w:rFonts w:ascii="Arial" w:hAnsi="Arial"/>
        </w:rPr>
      </w:pPr>
      <w:del w:id="162" w:author="Jenny Huq" w:date="2026-07-24T11:40:00Z" w16du:dateUtc="2026-07-24T18:40:00Z">
        <w:r w:rsidRPr="00721032" w:rsidDel="00240F9F">
          <w:rPr>
            <w:rFonts w:ascii="Arial" w:hAnsi="Arial" w:cs="Arial"/>
            <w:b/>
          </w:rPr>
          <w:delText>PROCEDURE:</w:delText>
        </w:r>
        <w:r w:rsidRPr="00721032" w:rsidDel="00240F9F">
          <w:rPr>
            <w:rFonts w:ascii="Arial" w:hAnsi="Arial" w:cs="Arial"/>
          </w:rPr>
          <w:tab/>
          <w:delText xml:space="preserve">Intimidation or harassment based on </w:delText>
        </w:r>
        <w:r w:rsidRPr="00721032" w:rsidDel="00240F9F">
          <w:rPr>
            <w:rFonts w:ascii="Arial" w:hAnsi="Arial"/>
          </w:rPr>
          <w:delText>race, color, national origin, sex, sexual orientation, age, religion, marital status, veteran status, mental and physical disability,</w:delText>
        </w:r>
        <w:r w:rsidRPr="00721032" w:rsidDel="00240F9F">
          <w:rPr>
            <w:rFonts w:ascii="Arial" w:hAnsi="Arial" w:cs="Arial"/>
          </w:rPr>
          <w:delText xml:space="preserve"> genetic information, protected activity or any other protected status is strictly prohibited by WHA. </w:delText>
        </w:r>
      </w:del>
    </w:p>
    <w:p w14:paraId="4758E2AA" w14:textId="789F32A0" w:rsidR="00892295" w:rsidRPr="00721032" w:rsidDel="00240F9F" w:rsidRDefault="00892295" w:rsidP="00892295">
      <w:pPr>
        <w:jc w:val="both"/>
        <w:rPr>
          <w:del w:id="163" w:author="Jenny Huq" w:date="2026-07-24T11:40:00Z" w16du:dateUtc="2026-07-24T18:40:00Z"/>
          <w:rFonts w:ascii="Arial" w:hAnsi="Arial" w:cs="Arial"/>
        </w:rPr>
      </w:pPr>
    </w:p>
    <w:p w14:paraId="37FC6521" w14:textId="7252F037" w:rsidR="00892295" w:rsidDel="00240F9F" w:rsidRDefault="00892295" w:rsidP="00892295">
      <w:pPr>
        <w:ind w:left="1620"/>
        <w:jc w:val="both"/>
        <w:rPr>
          <w:del w:id="164" w:author="Jenny Huq" w:date="2026-07-24T11:40:00Z" w16du:dateUtc="2026-07-24T18:40:00Z"/>
          <w:rFonts w:ascii="Arial" w:hAnsi="Arial" w:cs="Arial"/>
        </w:rPr>
      </w:pPr>
      <w:del w:id="165" w:author="Jenny Huq" w:date="2026-07-24T11:40:00Z" w16du:dateUtc="2026-07-24T18:40:00Z">
        <w:r w:rsidRPr="00721032" w:rsidDel="00240F9F">
          <w:rPr>
            <w:rFonts w:ascii="Arial" w:hAnsi="Arial" w:cs="Arial"/>
          </w:rPr>
          <w:delText>Sexual harassment includes unwelcome sexual advances, requests for sexual favors, and other verbal</w:delText>
        </w:r>
        <w:r w:rsidDel="00240F9F">
          <w:rPr>
            <w:rFonts w:ascii="Arial" w:hAnsi="Arial" w:cs="Arial"/>
          </w:rPr>
          <w:delText>, visual</w:delText>
        </w:r>
        <w:r w:rsidRPr="00721032" w:rsidDel="00240F9F">
          <w:rPr>
            <w:rFonts w:ascii="Arial" w:hAnsi="Arial" w:cs="Arial"/>
          </w:rPr>
          <w:delText xml:space="preserve"> or phys</w:delText>
        </w:r>
        <w:r w:rsidDel="00240F9F">
          <w:rPr>
            <w:rFonts w:ascii="Arial" w:hAnsi="Arial" w:cs="Arial"/>
          </w:rPr>
          <w:delText>ical conduct of a sexual nature.  Additionally, quid pro quo harassment occurs where submission to such conduct is made either explicitly or implicitly, a term or condition of an individual’s employment, or submission to or rejection of such conduct by an individual is used as a basis for employment decisions affecting that individual.</w:delText>
        </w:r>
      </w:del>
    </w:p>
    <w:p w14:paraId="68C086DE" w14:textId="72D67320" w:rsidR="00F04D15" w:rsidDel="00240F9F" w:rsidRDefault="00F04D15" w:rsidP="00892295">
      <w:pPr>
        <w:ind w:left="1620"/>
        <w:jc w:val="both"/>
        <w:rPr>
          <w:del w:id="166" w:author="Jenny Huq" w:date="2026-07-24T11:40:00Z" w16du:dateUtc="2026-07-24T18:40:00Z"/>
          <w:rFonts w:ascii="Arial" w:hAnsi="Arial" w:cs="Arial"/>
        </w:rPr>
      </w:pPr>
    </w:p>
    <w:p w14:paraId="3D02D15C" w14:textId="2E06E1EA" w:rsidR="00F04D15" w:rsidRPr="00F04D15" w:rsidDel="00240F9F" w:rsidRDefault="00F04D15" w:rsidP="00F04D15">
      <w:pPr>
        <w:ind w:left="1620"/>
        <w:jc w:val="both"/>
        <w:rPr>
          <w:del w:id="167" w:author="Jenny Huq" w:date="2026-07-24T11:40:00Z" w16du:dateUtc="2026-07-24T18:40:00Z"/>
          <w:rFonts w:ascii="Arial" w:hAnsi="Arial" w:cs="Arial"/>
        </w:rPr>
      </w:pPr>
      <w:del w:id="168" w:author="Jenny Huq" w:date="2026-07-24T11:40:00Z" w16du:dateUtc="2026-07-24T18:40:00Z">
        <w:r w:rsidRPr="00ED1B29" w:rsidDel="00240F9F">
          <w:rPr>
            <w:rFonts w:ascii="Arial" w:hAnsi="Arial"/>
          </w:rPr>
          <w:delText>WHA cannot and will not require employees or clinicians who report discrimination, harassment, or retaliation to enter into a non-disclosure or non-disparagement agreement, or no re-hire provision. Employees and clinician</w:delText>
        </w:r>
        <w:r w:rsidR="005F259F" w:rsidDel="00240F9F">
          <w:rPr>
            <w:rFonts w:ascii="Arial" w:hAnsi="Arial"/>
          </w:rPr>
          <w:delText>s</w:delText>
        </w:r>
        <w:r w:rsidRPr="00ED1B29" w:rsidDel="00240F9F">
          <w:rPr>
            <w:rFonts w:ascii="Arial" w:hAnsi="Arial"/>
          </w:rPr>
          <w:delText xml:space="preserve"> claiming to be aggrieved by covered discrimination may voluntarily request to enter into an agreement that contains a non-disclosure, non-disparagement, or no re-hire provision. If the employee requests a non-disclosure, non-disparagement, or no re-hire provision agreement, they will have 7 days to revoke the agreement. A non-disclosure agreement is a contract by which one or more parties agree not to disclose confidential information that they have shared with each other, including claims of discrimination. A non-disparagement agreement is a contract entered that restricts an individual from criticizing or taking any action that negatively impacts an organization, its reputation, products, services, management, or employees.</w:delText>
        </w:r>
      </w:del>
    </w:p>
    <w:p w14:paraId="302680AD" w14:textId="59159F4E" w:rsidR="00F04D15" w:rsidDel="00240F9F" w:rsidRDefault="00F04D15" w:rsidP="00892295">
      <w:pPr>
        <w:ind w:left="1620"/>
        <w:jc w:val="both"/>
        <w:rPr>
          <w:del w:id="169" w:author="Jenny Huq" w:date="2026-07-24T11:40:00Z" w16du:dateUtc="2026-07-24T18:40:00Z"/>
          <w:rFonts w:ascii="Arial" w:hAnsi="Arial" w:cs="Arial"/>
        </w:rPr>
      </w:pPr>
    </w:p>
    <w:p w14:paraId="502346E9" w14:textId="2D8D5040" w:rsidR="00892295" w:rsidRPr="00721032" w:rsidDel="00240F9F" w:rsidRDefault="00892295" w:rsidP="00892295">
      <w:pPr>
        <w:jc w:val="both"/>
        <w:rPr>
          <w:del w:id="170" w:author="Jenny Huq" w:date="2026-07-24T11:40:00Z" w16du:dateUtc="2026-07-24T18:40:00Z"/>
          <w:rFonts w:ascii="Arial" w:hAnsi="Arial"/>
        </w:rPr>
      </w:pPr>
    </w:p>
    <w:p w14:paraId="74643F38" w14:textId="1ECA08D6" w:rsidR="00892295" w:rsidDel="00240F9F" w:rsidRDefault="00892295" w:rsidP="00892295">
      <w:pPr>
        <w:tabs>
          <w:tab w:val="left" w:pos="1620"/>
        </w:tabs>
        <w:ind w:left="1620" w:hanging="1620"/>
        <w:jc w:val="both"/>
        <w:rPr>
          <w:del w:id="171" w:author="Jenny Huq" w:date="2026-07-24T11:40:00Z" w16du:dateUtc="2026-07-24T18:40:00Z"/>
          <w:rFonts w:ascii="Arial" w:hAnsi="Arial"/>
        </w:rPr>
      </w:pPr>
      <w:del w:id="172" w:author="Jenny Huq" w:date="2026-07-24T11:40:00Z" w16du:dateUtc="2026-07-24T18:40:00Z">
        <w:r w:rsidRPr="00721032" w:rsidDel="00240F9F">
          <w:rPr>
            <w:rFonts w:ascii="Arial" w:hAnsi="Arial"/>
            <w:b/>
          </w:rPr>
          <w:delText>REPORTING:</w:delText>
        </w:r>
        <w:r w:rsidDel="00240F9F">
          <w:rPr>
            <w:rFonts w:ascii="Arial" w:hAnsi="Arial"/>
            <w:b/>
          </w:rPr>
          <w:tab/>
        </w:r>
        <w:r w:rsidRPr="00721032" w:rsidDel="00240F9F">
          <w:rPr>
            <w:rFonts w:ascii="Arial" w:hAnsi="Arial"/>
          </w:rPr>
          <w:delText xml:space="preserve">Any employee or clinician who believes that he or she has been the subject of, or </w:delText>
        </w:r>
        <w:r w:rsidDel="00240F9F">
          <w:rPr>
            <w:rFonts w:ascii="Arial" w:hAnsi="Arial"/>
          </w:rPr>
          <w:delText>has witnessed</w:delText>
        </w:r>
        <w:r w:rsidR="005F259F" w:rsidDel="00240F9F">
          <w:rPr>
            <w:rFonts w:ascii="Arial" w:hAnsi="Arial"/>
          </w:rPr>
          <w:delText>,</w:delText>
        </w:r>
        <w:r w:rsidRPr="00721032" w:rsidDel="00240F9F">
          <w:rPr>
            <w:rFonts w:ascii="Arial" w:hAnsi="Arial"/>
          </w:rPr>
          <w:delText xml:space="preserve"> any kind of harassment should report the circumstances to the Director of Human Resources. If the employee or clinician is not comfortable reporting to the Director of Human Resources, the employee or clinician shall report the circumstances t</w:delText>
        </w:r>
        <w:r w:rsidDel="00240F9F">
          <w:rPr>
            <w:rFonts w:ascii="Arial" w:hAnsi="Arial"/>
          </w:rPr>
          <w:delText>o the Chief Executive Officer</w:delText>
        </w:r>
        <w:r w:rsidR="006D2052" w:rsidDel="00240F9F">
          <w:rPr>
            <w:rFonts w:ascii="Arial" w:hAnsi="Arial"/>
          </w:rPr>
          <w:delText xml:space="preserve"> or submit a </w:delText>
        </w:r>
        <w:r w:rsidR="00BD4E29" w:rsidDel="00240F9F">
          <w:rPr>
            <w:rFonts w:ascii="Arial" w:hAnsi="Arial"/>
          </w:rPr>
          <w:delText>complaint through WHA’s anonymous reporting platform</w:delText>
        </w:r>
        <w:r w:rsidRPr="00F04D15" w:rsidDel="00240F9F">
          <w:rPr>
            <w:rFonts w:ascii="Arial" w:hAnsi="Arial"/>
          </w:rPr>
          <w:delText>.</w:delText>
        </w:r>
        <w:r w:rsidR="00F04D15" w:rsidRPr="00F04D15" w:rsidDel="00240F9F">
          <w:rPr>
            <w:rFonts w:ascii="Arial" w:hAnsi="Arial"/>
          </w:rPr>
          <w:delText xml:space="preserve"> </w:delText>
        </w:r>
        <w:r w:rsidR="00F04D15" w:rsidRPr="00ED1B29" w:rsidDel="00240F9F">
          <w:rPr>
            <w:rFonts w:ascii="Arial" w:hAnsi="Arial"/>
          </w:rPr>
          <w:delText>WHA encourages and advises employees and clinicians to document any incidents involving covered discrimination or sexual assault. WHA also encourages employees and clinicians to report these events immediately. If the event is not reported immediately, employees and clinicians have 5 years to report a claim of discrimination, harassment, and retaliation, per Oregon State law effective 10/01/2019.</w:delText>
        </w:r>
        <w:r w:rsidR="00F04D15" w:rsidRPr="00F04D15" w:rsidDel="00240F9F">
          <w:rPr>
            <w:rFonts w:ascii="Arial" w:hAnsi="Arial"/>
          </w:rPr>
          <w:delText xml:space="preserve"> </w:delText>
        </w:r>
        <w:r w:rsidRPr="00F04D15" w:rsidDel="00240F9F">
          <w:rPr>
            <w:rFonts w:ascii="Arial" w:hAnsi="Arial"/>
          </w:rPr>
          <w:delText xml:space="preserve"> </w:delText>
        </w:r>
        <w:r w:rsidRPr="00721032" w:rsidDel="00240F9F">
          <w:rPr>
            <w:rFonts w:ascii="Arial" w:hAnsi="Arial"/>
          </w:rPr>
          <w:delText xml:space="preserve">Additionally, WHA has a </w:delText>
        </w:r>
        <w:r w:rsidR="00BD4E29" w:rsidRPr="00721032" w:rsidDel="00240F9F">
          <w:rPr>
            <w:rFonts w:ascii="Arial" w:hAnsi="Arial"/>
          </w:rPr>
          <w:delText>zero-tolerance</w:delText>
        </w:r>
        <w:r w:rsidRPr="00721032" w:rsidDel="00240F9F">
          <w:rPr>
            <w:rFonts w:ascii="Arial" w:hAnsi="Arial"/>
          </w:rPr>
          <w:delText xml:space="preserve"> policy for retaliation toward individuals who bring forward concerns.</w:delText>
        </w:r>
        <w:r w:rsidDel="00240F9F">
          <w:rPr>
            <w:rFonts w:ascii="Arial" w:hAnsi="Arial"/>
          </w:rPr>
          <w:delText xml:space="preserve"> </w:delText>
        </w:r>
        <w:r w:rsidRPr="00721032" w:rsidDel="00240F9F">
          <w:rPr>
            <w:rFonts w:ascii="Arial" w:hAnsi="Arial"/>
          </w:rPr>
          <w:delText xml:space="preserve">All such complaints will be taken seriously and treated with the utmost discretion.  </w:delText>
        </w:r>
      </w:del>
    </w:p>
    <w:p w14:paraId="44DA3ABC" w14:textId="0C367BD7" w:rsidR="00892295" w:rsidRPr="00721032" w:rsidDel="0011116A" w:rsidRDefault="00892295" w:rsidP="00892295">
      <w:pPr>
        <w:tabs>
          <w:tab w:val="left" w:pos="1620"/>
        </w:tabs>
        <w:ind w:left="1620" w:hanging="1620"/>
        <w:jc w:val="both"/>
        <w:rPr>
          <w:del w:id="173" w:author="Michelle Barker" w:date="2026-07-24T17:04:00Z" w16du:dateUtc="2026-07-25T00:04:00Z"/>
          <w:rFonts w:ascii="Arial" w:hAnsi="Arial"/>
          <w:b/>
        </w:rPr>
      </w:pPr>
    </w:p>
    <w:p w14:paraId="030C0DA6" w14:textId="7DF8F8BD" w:rsidR="00892295" w:rsidRPr="007C059F" w:rsidDel="0011116A" w:rsidRDefault="00892295" w:rsidP="00892295">
      <w:pPr>
        <w:pStyle w:val="ListParagraph"/>
        <w:ind w:left="0"/>
        <w:rPr>
          <w:del w:id="174" w:author="Michelle Barker" w:date="2026-07-24T17:04:00Z" w16du:dateUtc="2026-07-25T00:04:00Z"/>
          <w:rFonts w:ascii="Arial" w:hAnsi="Arial" w:cs="Arial"/>
        </w:rPr>
      </w:pPr>
    </w:p>
    <w:p w14:paraId="00745A7F" w14:textId="0E88DB3D" w:rsidR="00892295" w:rsidRPr="004E4D65" w:rsidDel="00240F9F" w:rsidRDefault="00892295" w:rsidP="00892295">
      <w:pPr>
        <w:pStyle w:val="Heading2"/>
        <w:ind w:left="0"/>
        <w:rPr>
          <w:moveFrom w:id="175" w:author="Jenny Huq" w:date="2026-07-24T11:42:00Z" w16du:dateUtc="2026-07-24T18:42:00Z"/>
        </w:rPr>
      </w:pPr>
      <w:moveFromRangeStart w:id="176" w:author="Jenny Huq" w:date="2026-07-24T11:42:00Z" w:name="move235785779"/>
      <w:moveFrom w:id="177" w:author="Jenny Huq" w:date="2026-07-24T11:42:00Z" w16du:dateUtc="2026-07-24T18:42:00Z">
        <w:r w:rsidDel="00240F9F">
          <w:t xml:space="preserve">TITLE: </w:t>
        </w:r>
        <w:r w:rsidDel="00240F9F">
          <w:tab/>
        </w:r>
        <w:r w:rsidDel="00240F9F">
          <w:tab/>
          <w:t xml:space="preserve">   </w:t>
        </w:r>
        <w:r w:rsidRPr="00F64EFB" w:rsidDel="00240F9F">
          <w:rPr>
            <w:u w:val="single"/>
          </w:rPr>
          <w:t>CORRECTIVE ACTION</w:t>
        </w:r>
        <w:r w:rsidDel="00240F9F">
          <w:t xml:space="preserve"> </w:t>
        </w:r>
      </w:moveFrom>
    </w:p>
    <w:p w14:paraId="0AC06EAB" w14:textId="334F79BE" w:rsidR="00892295" w:rsidDel="00240F9F" w:rsidRDefault="00892295" w:rsidP="00892295">
      <w:pPr>
        <w:rPr>
          <w:moveFrom w:id="178" w:author="Jenny Huq" w:date="2026-07-24T11:42:00Z" w16du:dateUtc="2026-07-24T18:42:00Z"/>
          <w:rFonts w:ascii="Arial" w:hAnsi="Arial"/>
        </w:rPr>
      </w:pPr>
    </w:p>
    <w:p w14:paraId="136246E6" w14:textId="45D9C8A3" w:rsidR="00892295" w:rsidDel="00240F9F" w:rsidRDefault="00892295" w:rsidP="00892295">
      <w:pPr>
        <w:ind w:left="1620" w:hanging="1620"/>
        <w:jc w:val="both"/>
        <w:rPr>
          <w:moveFrom w:id="179" w:author="Jenny Huq" w:date="2026-07-24T11:42:00Z" w16du:dateUtc="2026-07-24T18:42:00Z"/>
          <w:rFonts w:ascii="Arial" w:hAnsi="Arial"/>
        </w:rPr>
      </w:pPr>
      <w:moveFrom w:id="180" w:author="Jenny Huq" w:date="2026-07-24T11:42:00Z" w16du:dateUtc="2026-07-24T18:42:00Z">
        <w:r w:rsidDel="00240F9F">
          <w:rPr>
            <w:rFonts w:ascii="Arial" w:hAnsi="Arial"/>
            <w:b/>
          </w:rPr>
          <w:t>POLICY:</w:t>
        </w:r>
        <w:r w:rsidDel="00240F9F">
          <w:rPr>
            <w:rFonts w:ascii="Arial" w:hAnsi="Arial"/>
            <w:b/>
          </w:rPr>
          <w:tab/>
        </w:r>
        <w:r w:rsidR="00B12F7D" w:rsidRPr="00B63D93" w:rsidDel="00240F9F">
          <w:rPr>
            <w:rFonts w:ascii="Arial" w:hAnsi="Arial"/>
          </w:rPr>
          <w:t>To</w:t>
        </w:r>
        <w:r w:rsidRPr="00B63D93" w:rsidDel="00240F9F">
          <w:rPr>
            <w:rFonts w:ascii="Arial" w:hAnsi="Arial"/>
          </w:rPr>
          <w:t xml:space="preserve"> ensure the efficient operation of </w:t>
        </w:r>
        <w:r w:rsidDel="00240F9F">
          <w:rPr>
            <w:rFonts w:ascii="Arial" w:hAnsi="Arial"/>
          </w:rPr>
          <w:t>Women’s Healthcare Associates, LLC (WHA)</w:t>
        </w:r>
        <w:r w:rsidRPr="00B63D93" w:rsidDel="00240F9F">
          <w:rPr>
            <w:rFonts w:ascii="Arial" w:hAnsi="Arial"/>
          </w:rPr>
          <w:t xml:space="preserve"> and adherence to the company's policies, procedures and values, it may become necessary to </w:t>
        </w:r>
        <w:r w:rsidR="00952999" w:rsidDel="00240F9F">
          <w:rPr>
            <w:rFonts w:ascii="Arial" w:hAnsi="Arial"/>
          </w:rPr>
          <w:t>take</w:t>
        </w:r>
        <w:r w:rsidRPr="00B63D93" w:rsidDel="00240F9F">
          <w:rPr>
            <w:rFonts w:ascii="Arial" w:hAnsi="Arial"/>
          </w:rPr>
          <w:t xml:space="preserve"> performance </w:t>
        </w:r>
        <w:r w:rsidR="00952999" w:rsidDel="00240F9F">
          <w:rPr>
            <w:rFonts w:ascii="Arial" w:hAnsi="Arial"/>
          </w:rPr>
          <w:t>management steps</w:t>
        </w:r>
        <w:r w:rsidRPr="00B63D93" w:rsidDel="00240F9F">
          <w:rPr>
            <w:rFonts w:ascii="Arial" w:hAnsi="Arial"/>
          </w:rPr>
          <w:t xml:space="preserve">. The appropriate approach to improvement will be determined by management in consultation with </w:t>
        </w:r>
        <w:r w:rsidDel="00240F9F">
          <w:rPr>
            <w:rFonts w:ascii="Arial" w:hAnsi="Arial"/>
          </w:rPr>
          <w:t>H</w:t>
        </w:r>
        <w:r w:rsidRPr="00B63D93" w:rsidDel="00240F9F">
          <w:rPr>
            <w:rFonts w:ascii="Arial" w:hAnsi="Arial"/>
          </w:rPr>
          <w:t xml:space="preserve">uman </w:t>
        </w:r>
        <w:r w:rsidDel="00240F9F">
          <w:rPr>
            <w:rFonts w:ascii="Arial" w:hAnsi="Arial"/>
          </w:rPr>
          <w:t>R</w:t>
        </w:r>
        <w:r w:rsidRPr="00B63D93" w:rsidDel="00240F9F">
          <w:rPr>
            <w:rFonts w:ascii="Arial" w:hAnsi="Arial"/>
          </w:rPr>
          <w:t xml:space="preserve">esources and may include verbal and written warnings and/or performance </w:t>
        </w:r>
        <w:r w:rsidDel="00240F9F">
          <w:rPr>
            <w:rFonts w:ascii="Arial" w:hAnsi="Arial"/>
          </w:rPr>
          <w:t>improvement</w:t>
        </w:r>
        <w:r w:rsidRPr="00B63D93" w:rsidDel="00240F9F">
          <w:rPr>
            <w:rFonts w:ascii="Arial" w:hAnsi="Arial"/>
          </w:rPr>
          <w:t xml:space="preserve"> plans. All employees of WHA are considered "at will" and the company reserves the right to terminate employment at any time for any reason, with or without the use of performance </w:t>
        </w:r>
        <w:r w:rsidR="00D32374" w:rsidDel="00240F9F">
          <w:rPr>
            <w:rFonts w:ascii="Arial" w:hAnsi="Arial"/>
          </w:rPr>
          <w:t>management steps</w:t>
        </w:r>
        <w:r w:rsidDel="00240F9F">
          <w:rPr>
            <w:rFonts w:ascii="Arial" w:hAnsi="Arial"/>
          </w:rPr>
          <w:t>.</w:t>
        </w:r>
      </w:moveFrom>
    </w:p>
    <w:p w14:paraId="3C468F6C" w14:textId="4EF2E29D" w:rsidR="00892295" w:rsidDel="00240F9F" w:rsidRDefault="00892295" w:rsidP="00892295">
      <w:pPr>
        <w:ind w:left="1620" w:hanging="1620"/>
        <w:jc w:val="both"/>
        <w:rPr>
          <w:moveFrom w:id="181" w:author="Jenny Huq" w:date="2026-07-24T11:42:00Z" w16du:dateUtc="2026-07-24T18:42:00Z"/>
          <w:rFonts w:ascii="Arial" w:hAnsi="Arial"/>
        </w:rPr>
      </w:pPr>
    </w:p>
    <w:p w14:paraId="79F8F229" w14:textId="4CD8EB04" w:rsidR="00892295" w:rsidDel="00240F9F" w:rsidRDefault="00892295" w:rsidP="00892295">
      <w:pPr>
        <w:ind w:left="1620"/>
        <w:jc w:val="both"/>
        <w:rPr>
          <w:moveFrom w:id="182" w:author="Jenny Huq" w:date="2026-07-24T11:42:00Z" w16du:dateUtc="2026-07-24T18:42:00Z"/>
          <w:rFonts w:ascii="Arial" w:hAnsi="Arial"/>
        </w:rPr>
      </w:pPr>
      <w:moveFrom w:id="183" w:author="Jenny Huq" w:date="2026-07-24T11:42:00Z" w16du:dateUtc="2026-07-24T18:42:00Z">
        <w:r w:rsidRPr="00B63D93" w:rsidDel="00240F9F">
          <w:rPr>
            <w:rFonts w:ascii="Arial" w:hAnsi="Arial"/>
          </w:rPr>
          <w:t>Additionally, in circumstances involving potential misconduct and/or violation of WHA policies, the company may place employees on paid administrative leave while an investigation into the circumstances of the alleged misconduct is conducted.</w:t>
        </w:r>
      </w:moveFrom>
    </w:p>
    <w:moveFromRangeEnd w:id="176"/>
    <w:p w14:paraId="5E6F0FB2" w14:textId="7883B62E" w:rsidR="00892295" w:rsidDel="0011116A" w:rsidRDefault="00892295" w:rsidP="00892295">
      <w:pPr>
        <w:ind w:left="1620"/>
        <w:jc w:val="both"/>
        <w:rPr>
          <w:del w:id="184" w:author="Michelle Barker" w:date="2026-07-24T17:04:00Z" w16du:dateUtc="2026-07-25T00:04:00Z"/>
          <w:rFonts w:ascii="Arial" w:hAnsi="Arial"/>
        </w:rPr>
      </w:pPr>
    </w:p>
    <w:p w14:paraId="65BA02CB" w14:textId="3D3168E1" w:rsidR="00892295" w:rsidDel="0011116A" w:rsidRDefault="00892295" w:rsidP="00892295">
      <w:pPr>
        <w:jc w:val="both"/>
        <w:rPr>
          <w:del w:id="185" w:author="Michelle Barker" w:date="2026-07-24T17:04:00Z" w16du:dateUtc="2026-07-25T00:04:00Z"/>
          <w:rFonts w:ascii="Arial" w:hAnsi="Arial"/>
        </w:rPr>
      </w:pPr>
    </w:p>
    <w:p w14:paraId="2C0A0B80" w14:textId="3D594F1D" w:rsidR="00892295" w:rsidDel="00240F9F" w:rsidRDefault="00892295" w:rsidP="00892295">
      <w:pPr>
        <w:jc w:val="both"/>
        <w:rPr>
          <w:moveFrom w:id="186" w:author="Jenny Huq" w:date="2026-07-24T11:42:00Z" w16du:dateUtc="2026-07-24T18:42:00Z"/>
          <w:rFonts w:ascii="Arial" w:hAnsi="Arial"/>
          <w:b/>
        </w:rPr>
      </w:pPr>
      <w:moveFromRangeStart w:id="187" w:author="Jenny Huq" w:date="2026-07-24T11:42:00Z" w:name="move235785737"/>
      <w:moveFrom w:id="188" w:author="Jenny Huq" w:date="2026-07-24T11:42:00Z" w16du:dateUtc="2026-07-24T18:42:00Z">
        <w:r w:rsidRPr="00F64EFB" w:rsidDel="00240F9F">
          <w:rPr>
            <w:rFonts w:ascii="Arial" w:hAnsi="Arial"/>
            <w:b/>
          </w:rPr>
          <w:t>TITLE:</w:t>
        </w:r>
        <w:r w:rsidRPr="00F64EFB" w:rsidDel="00240F9F">
          <w:rPr>
            <w:rFonts w:ascii="Arial" w:hAnsi="Arial"/>
            <w:b/>
          </w:rPr>
          <w:tab/>
        </w:r>
        <w:r w:rsidRPr="00F64EFB" w:rsidDel="00240F9F">
          <w:rPr>
            <w:rFonts w:ascii="Arial" w:hAnsi="Arial"/>
            <w:b/>
          </w:rPr>
          <w:tab/>
          <w:t xml:space="preserve">   </w:t>
        </w:r>
        <w:r w:rsidRPr="00F64EFB" w:rsidDel="00240F9F">
          <w:rPr>
            <w:rFonts w:ascii="Arial" w:hAnsi="Arial"/>
            <w:b/>
            <w:u w:val="single"/>
          </w:rPr>
          <w:t>ATTENDANCE AND PUNCTUALITY</w:t>
        </w:r>
      </w:moveFrom>
    </w:p>
    <w:p w14:paraId="1867FA9B" w14:textId="263CD784" w:rsidR="00892295" w:rsidDel="00240F9F" w:rsidRDefault="00892295" w:rsidP="00892295">
      <w:pPr>
        <w:jc w:val="both"/>
        <w:rPr>
          <w:moveFrom w:id="189" w:author="Jenny Huq" w:date="2026-07-24T11:42:00Z" w16du:dateUtc="2026-07-24T18:42:00Z"/>
          <w:rFonts w:ascii="Arial" w:hAnsi="Arial"/>
          <w:b/>
        </w:rPr>
      </w:pPr>
    </w:p>
    <w:p w14:paraId="6805BC43" w14:textId="1F1DF534" w:rsidR="00892295" w:rsidDel="00240F9F" w:rsidRDefault="00892295" w:rsidP="00892295">
      <w:pPr>
        <w:widowControl w:val="0"/>
        <w:ind w:left="1620" w:hanging="1620"/>
        <w:jc w:val="both"/>
        <w:rPr>
          <w:moveFrom w:id="190" w:author="Jenny Huq" w:date="2026-07-24T11:42:00Z" w16du:dateUtc="2026-07-24T18:42:00Z"/>
          <w:rFonts w:ascii="Arial" w:hAnsi="Arial"/>
        </w:rPr>
      </w:pPr>
      <w:moveFrom w:id="191" w:author="Jenny Huq" w:date="2026-07-24T11:42:00Z" w16du:dateUtc="2026-07-24T18:42:00Z">
        <w:r w:rsidDel="00240F9F">
          <w:rPr>
            <w:rFonts w:ascii="Arial" w:hAnsi="Arial"/>
            <w:b/>
          </w:rPr>
          <w:t>POLICY:</w:t>
        </w:r>
        <w:r w:rsidDel="00240F9F">
          <w:rPr>
            <w:rFonts w:ascii="Arial" w:hAnsi="Arial"/>
          </w:rPr>
          <w:tab/>
          <w:t xml:space="preserve">Women's Healthcare Associates, LLC (WHA) expects </w:t>
        </w:r>
        <w:r w:rsidR="00DC0028" w:rsidDel="00240F9F">
          <w:rPr>
            <w:rFonts w:ascii="Arial" w:hAnsi="Arial"/>
          </w:rPr>
          <w:t>regular</w:t>
        </w:r>
        <w:r w:rsidDel="00240F9F">
          <w:rPr>
            <w:rFonts w:ascii="Arial" w:hAnsi="Arial"/>
          </w:rPr>
          <w:t xml:space="preserve"> and predictable attendance by all employees.  Excessive tardiness and poor attendance disrupt workflow and patient care. Employees are expected to be at their work area on time, for their regular work schedule and remain at work through their scheduled business day unless approved by their manager o</w:t>
        </w:r>
        <w:r w:rsidR="00210A34" w:rsidDel="00240F9F">
          <w:rPr>
            <w:rFonts w:ascii="Arial" w:hAnsi="Arial"/>
          </w:rPr>
          <w:t>r</w:t>
        </w:r>
        <w:r w:rsidDel="00240F9F">
          <w:rPr>
            <w:rFonts w:ascii="Arial" w:hAnsi="Arial"/>
          </w:rPr>
          <w:t xml:space="preserve"> Human Resources.  WHA recognizes that employees may need unplanned time away from work for a variety of reasons.</w:t>
        </w:r>
      </w:moveFrom>
    </w:p>
    <w:p w14:paraId="3F1439C5" w14:textId="5B549099" w:rsidR="00892295" w:rsidDel="00240F9F" w:rsidRDefault="00892295" w:rsidP="00892295">
      <w:pPr>
        <w:ind w:left="1440" w:hanging="1440"/>
        <w:jc w:val="both"/>
        <w:rPr>
          <w:moveFrom w:id="192" w:author="Jenny Huq" w:date="2026-07-24T11:42:00Z" w16du:dateUtc="2026-07-24T18:42:00Z"/>
          <w:rFonts w:ascii="Arial" w:hAnsi="Arial"/>
        </w:rPr>
      </w:pPr>
    </w:p>
    <w:p w14:paraId="05F915D5" w14:textId="0ED09B50" w:rsidR="00892295" w:rsidDel="00240F9F" w:rsidRDefault="00892295" w:rsidP="00892295">
      <w:pPr>
        <w:tabs>
          <w:tab w:val="left" w:pos="1620"/>
        </w:tabs>
        <w:jc w:val="both"/>
        <w:rPr>
          <w:moveFrom w:id="193" w:author="Jenny Huq" w:date="2026-07-24T11:42:00Z" w16du:dateUtc="2026-07-24T18:42:00Z"/>
          <w:rFonts w:ascii="Arial" w:hAnsi="Arial"/>
        </w:rPr>
      </w:pPr>
      <w:moveFrom w:id="194" w:author="Jenny Huq" w:date="2026-07-24T11:42:00Z" w16du:dateUtc="2026-07-24T18:42:00Z">
        <w:r w:rsidDel="00240F9F">
          <w:rPr>
            <w:rFonts w:ascii="Arial" w:hAnsi="Arial"/>
            <w:b/>
          </w:rPr>
          <w:t>PROCEDURE:</w:t>
        </w:r>
        <w:r w:rsidDel="00240F9F">
          <w:rPr>
            <w:rFonts w:ascii="Arial" w:hAnsi="Arial"/>
          </w:rPr>
          <w:tab/>
        </w:r>
        <w:r w:rsidDel="00240F9F">
          <w:rPr>
            <w:rFonts w:ascii="Arial" w:hAnsi="Arial"/>
            <w:b/>
          </w:rPr>
          <w:t>Notification</w:t>
        </w:r>
      </w:moveFrom>
    </w:p>
    <w:p w14:paraId="3FC748FF" w14:textId="3A16F43F" w:rsidR="00892295" w:rsidDel="00240F9F" w:rsidRDefault="00892295" w:rsidP="00892295">
      <w:pPr>
        <w:pStyle w:val="BodyTextIndent2"/>
        <w:tabs>
          <w:tab w:val="left" w:pos="720"/>
        </w:tabs>
        <w:ind w:leftChars="810" w:left="1620"/>
        <w:jc w:val="both"/>
        <w:rPr>
          <w:moveFrom w:id="195" w:author="Jenny Huq" w:date="2026-07-24T11:42:00Z" w16du:dateUtc="2026-07-24T18:42:00Z"/>
        </w:rPr>
      </w:pPr>
      <w:moveFrom w:id="196" w:author="Jenny Huq" w:date="2026-07-24T11:42:00Z" w16du:dateUtc="2026-07-24T18:42:00Z">
        <w:r w:rsidDel="00240F9F">
          <w:t xml:space="preserve">Employees should notify their supervisor or designee as far in advance as possible, prior to the beginning of the scheduled start time, whenever they are unable to report for work, know they will be late, or must leave early. Contact should be made directly </w:t>
        </w:r>
        <w:r w:rsidR="00DC0028" w:rsidDel="00240F9F">
          <w:t xml:space="preserve">with their designated supervisor or next level manager </w:t>
        </w:r>
        <w:r w:rsidDel="00240F9F">
          <w:t>and in accordance with established business unit protocols.</w:t>
        </w:r>
      </w:moveFrom>
    </w:p>
    <w:p w14:paraId="5B483674" w14:textId="1DA4E24A" w:rsidR="00892295" w:rsidDel="00240F9F" w:rsidRDefault="00892295" w:rsidP="00892295">
      <w:pPr>
        <w:pStyle w:val="BodyTextIndent2"/>
        <w:tabs>
          <w:tab w:val="left" w:pos="720"/>
        </w:tabs>
        <w:ind w:leftChars="810" w:left="1620"/>
        <w:jc w:val="both"/>
        <w:rPr>
          <w:moveFrom w:id="197" w:author="Jenny Huq" w:date="2026-07-24T11:42:00Z" w16du:dateUtc="2026-07-24T18:42:00Z"/>
        </w:rPr>
      </w:pPr>
    </w:p>
    <w:p w14:paraId="7C5DD57B" w14:textId="1CB93394" w:rsidR="00892295" w:rsidDel="00240F9F" w:rsidRDefault="00DC0028" w:rsidP="00892295">
      <w:pPr>
        <w:pStyle w:val="BodyTextIndent2"/>
        <w:tabs>
          <w:tab w:val="left" w:pos="720"/>
        </w:tabs>
        <w:ind w:leftChars="810" w:left="1620"/>
        <w:jc w:val="both"/>
        <w:rPr>
          <w:moveFrom w:id="198" w:author="Jenny Huq" w:date="2026-07-24T11:42:00Z" w16du:dateUtc="2026-07-24T18:42:00Z"/>
        </w:rPr>
      </w:pPr>
      <w:moveFrom w:id="199" w:author="Jenny Huq" w:date="2026-07-24T11:42:00Z" w16du:dateUtc="2026-07-24T18:42:00Z">
        <w:r w:rsidDel="00240F9F">
          <w:t>C</w:t>
        </w:r>
        <w:r w:rsidR="00892295" w:rsidDel="00240F9F">
          <w:t>ontact is required for each day of absence (unless it has been approved that the absence will be for several days).  A reason for the absence, tardiness or leaving early should be given to the designated supervisor or manager.</w:t>
        </w:r>
      </w:moveFrom>
    </w:p>
    <w:p w14:paraId="36D3CB9E" w14:textId="07FC634D" w:rsidR="00892295" w:rsidDel="00240F9F" w:rsidRDefault="00892295" w:rsidP="00892295">
      <w:pPr>
        <w:pStyle w:val="BodyTextIndent2"/>
        <w:tabs>
          <w:tab w:val="left" w:pos="720"/>
        </w:tabs>
        <w:ind w:leftChars="810" w:left="1620"/>
        <w:jc w:val="both"/>
        <w:rPr>
          <w:moveFrom w:id="200" w:author="Jenny Huq" w:date="2026-07-24T11:42:00Z" w16du:dateUtc="2026-07-24T18:42:00Z"/>
        </w:rPr>
      </w:pPr>
    </w:p>
    <w:p w14:paraId="763730A8" w14:textId="74A1B4D5" w:rsidR="00892295" w:rsidDel="00240F9F" w:rsidRDefault="00892295" w:rsidP="00892295">
      <w:pPr>
        <w:pStyle w:val="BodyTextIndent2"/>
        <w:tabs>
          <w:tab w:val="left" w:pos="720"/>
        </w:tabs>
        <w:ind w:leftChars="810" w:left="1620"/>
        <w:jc w:val="both"/>
        <w:rPr>
          <w:moveFrom w:id="201" w:author="Jenny Huq" w:date="2026-07-24T11:42:00Z" w16du:dateUtc="2026-07-24T18:42:00Z"/>
        </w:rPr>
      </w:pPr>
      <w:moveFrom w:id="202" w:author="Jenny Huq" w:date="2026-07-24T11:42:00Z" w16du:dateUtc="2026-07-24T18:42:00Z">
        <w:r w:rsidDel="00240F9F">
          <w:t xml:space="preserve">Not reporting to work and not calling to report the absence is a “no call/no show” occurrence.  Employees who “no call/no show” for two consecutive days may be considered to have abandoned their job, or voluntarily resigned.   Failure to call in or report to work may result in disciplinary action according to the Corrective Action </w:t>
        </w:r>
        <w:r w:rsidR="00210A34" w:rsidDel="00240F9F">
          <w:t>section of this p</w:t>
        </w:r>
        <w:r w:rsidDel="00240F9F">
          <w:t>olicy.</w:t>
        </w:r>
      </w:moveFrom>
    </w:p>
    <w:p w14:paraId="3E528914" w14:textId="7AA33F78" w:rsidR="00892295" w:rsidDel="00240F9F" w:rsidRDefault="00892295" w:rsidP="00892295">
      <w:pPr>
        <w:pStyle w:val="BodyTextIndent2"/>
        <w:tabs>
          <w:tab w:val="left" w:pos="720"/>
        </w:tabs>
        <w:ind w:leftChars="810" w:left="1620"/>
        <w:jc w:val="both"/>
        <w:rPr>
          <w:moveFrom w:id="203" w:author="Jenny Huq" w:date="2026-07-24T11:42:00Z" w16du:dateUtc="2026-07-24T18:42:00Z"/>
        </w:rPr>
      </w:pPr>
    </w:p>
    <w:p w14:paraId="7F619B67" w14:textId="06FEC3E7" w:rsidR="00892295" w:rsidDel="00240F9F" w:rsidRDefault="00892295" w:rsidP="00892295">
      <w:pPr>
        <w:pStyle w:val="BodyTextIndent2"/>
        <w:tabs>
          <w:tab w:val="left" w:pos="720"/>
        </w:tabs>
        <w:ind w:leftChars="810" w:left="1620"/>
        <w:jc w:val="both"/>
        <w:rPr>
          <w:moveFrom w:id="204" w:author="Jenny Huq" w:date="2026-07-24T11:42:00Z" w16du:dateUtc="2026-07-24T18:42:00Z"/>
        </w:rPr>
      </w:pPr>
      <w:moveFrom w:id="205" w:author="Jenny Huq" w:date="2026-07-24T11:42:00Z" w16du:dateUtc="2026-07-24T18:42:00Z">
        <w:r w:rsidDel="00240F9F">
          <w:t xml:space="preserve">The first 40 hours of absences for illness or other absences which qualify under Oregon Sick Leave law are consider “protected,” and will not count as occurrences against your attendance record.  Employees are expected to inform their </w:t>
        </w:r>
        <w:r w:rsidR="00EC62D6" w:rsidDel="00240F9F">
          <w:t>s</w:t>
        </w:r>
        <w:r w:rsidDel="00240F9F">
          <w:t xml:space="preserve">upervisor when they are going to be out sick.  </w:t>
        </w:r>
      </w:moveFrom>
    </w:p>
    <w:p w14:paraId="5E93C822" w14:textId="76AE2D43" w:rsidR="00892295" w:rsidDel="00240F9F" w:rsidRDefault="00892295" w:rsidP="00892295">
      <w:pPr>
        <w:jc w:val="both"/>
        <w:rPr>
          <w:moveFrom w:id="206" w:author="Jenny Huq" w:date="2026-07-24T11:42:00Z" w16du:dateUtc="2026-07-24T18:42:00Z"/>
          <w:rFonts w:ascii="Arial" w:hAnsi="Arial"/>
        </w:rPr>
      </w:pPr>
    </w:p>
    <w:p w14:paraId="6671BB28" w14:textId="0305AB86" w:rsidR="00892295" w:rsidDel="00240F9F" w:rsidRDefault="00892295" w:rsidP="00892295">
      <w:pPr>
        <w:ind w:left="1620"/>
        <w:jc w:val="both"/>
        <w:rPr>
          <w:moveFrom w:id="207" w:author="Jenny Huq" w:date="2026-07-24T11:42:00Z" w16du:dateUtc="2026-07-24T18:42:00Z"/>
          <w:rFonts w:ascii="Arial" w:hAnsi="Arial"/>
        </w:rPr>
      </w:pPr>
      <w:moveFrom w:id="208" w:author="Jenny Huq" w:date="2026-07-24T11:42:00Z" w16du:dateUtc="2026-07-24T18:42:00Z">
        <w:r w:rsidDel="00240F9F">
          <w:rPr>
            <w:rFonts w:ascii="Arial" w:hAnsi="Arial" w:cs="Arial"/>
            <w:iCs/>
          </w:rPr>
          <w:t>Absences due to illnesses or injuries which are approved under state and federally qualified leaves will be considered approved absences.</w:t>
        </w:r>
        <w:r w:rsidDel="00240F9F">
          <w:rPr>
            <w:rFonts w:ascii="Arial" w:hAnsi="Arial" w:cs="Arial"/>
          </w:rPr>
          <w:t>  </w:t>
        </w:r>
        <w:r w:rsidDel="00240F9F">
          <w:rPr>
            <w:rFonts w:ascii="Arial" w:hAnsi="Arial"/>
          </w:rPr>
          <w:t xml:space="preserve"> Supervisors and managers are responsible for notifying employees that they may be entitled to a Leave of Absence including </w:t>
        </w:r>
        <w:r w:rsidR="00750FF9" w:rsidDel="00240F9F">
          <w:rPr>
            <w:rFonts w:ascii="Arial" w:hAnsi="Arial"/>
          </w:rPr>
          <w:t xml:space="preserve">PLO, </w:t>
        </w:r>
        <w:r w:rsidDel="00240F9F">
          <w:rPr>
            <w:rFonts w:ascii="Arial" w:hAnsi="Arial"/>
          </w:rPr>
          <w:t>OFLA, FMLA, Bereavement, Military and Jury Duty Leave. Supervisors can refer employees to the Human Resources department.</w:t>
        </w:r>
      </w:moveFrom>
    </w:p>
    <w:p w14:paraId="3425E292" w14:textId="0B91D39A" w:rsidR="00892295" w:rsidDel="00240F9F" w:rsidRDefault="00892295" w:rsidP="00892295">
      <w:pPr>
        <w:ind w:leftChars="810" w:left="1620"/>
        <w:jc w:val="both"/>
        <w:rPr>
          <w:moveFrom w:id="209" w:author="Jenny Huq" w:date="2026-07-24T11:42:00Z" w16du:dateUtc="2026-07-24T18:42:00Z"/>
          <w:rFonts w:ascii="Arial" w:hAnsi="Arial"/>
        </w:rPr>
      </w:pPr>
    </w:p>
    <w:p w14:paraId="2C71CA3D" w14:textId="7419B4CF" w:rsidR="00892295" w:rsidDel="00240F9F" w:rsidRDefault="00892295" w:rsidP="00892295">
      <w:pPr>
        <w:ind w:leftChars="810" w:left="1620"/>
        <w:jc w:val="both"/>
        <w:rPr>
          <w:moveFrom w:id="210" w:author="Jenny Huq" w:date="2026-07-24T11:42:00Z" w16du:dateUtc="2026-07-24T18:42:00Z"/>
          <w:rFonts w:ascii="Arial" w:hAnsi="Arial"/>
        </w:rPr>
      </w:pPr>
      <w:moveFrom w:id="211" w:author="Jenny Huq" w:date="2026-07-24T11:42:00Z" w16du:dateUtc="2026-07-24T18:42:00Z">
        <w:r w:rsidDel="00240F9F">
          <w:rPr>
            <w:rFonts w:ascii="Arial" w:hAnsi="Arial"/>
            <w:b/>
          </w:rPr>
          <w:t>Leaves of Absence</w:t>
        </w:r>
      </w:moveFrom>
    </w:p>
    <w:p w14:paraId="24685FC7" w14:textId="6E21863C" w:rsidR="00892295" w:rsidDel="00240F9F" w:rsidRDefault="00892295" w:rsidP="00892295">
      <w:pPr>
        <w:ind w:leftChars="810" w:left="1620"/>
        <w:jc w:val="both"/>
        <w:rPr>
          <w:moveFrom w:id="212" w:author="Jenny Huq" w:date="2026-07-24T11:42:00Z" w16du:dateUtc="2026-07-24T18:42:00Z"/>
          <w:rFonts w:ascii="Arial" w:hAnsi="Arial"/>
        </w:rPr>
      </w:pPr>
      <w:moveFrom w:id="213" w:author="Jenny Huq" w:date="2026-07-24T11:42:00Z" w16du:dateUtc="2026-07-24T18:42:00Z">
        <w:r w:rsidDel="00240F9F">
          <w:rPr>
            <w:rFonts w:ascii="Arial" w:hAnsi="Arial"/>
          </w:rPr>
          <w:t>Please refer to the Leaves of Absence policy.</w:t>
        </w:r>
      </w:moveFrom>
    </w:p>
    <w:moveFromRangeEnd w:id="187"/>
    <w:p w14:paraId="532F120F" w14:textId="71935883" w:rsidR="00892295" w:rsidDel="0011116A" w:rsidRDefault="00892295" w:rsidP="00892295">
      <w:pPr>
        <w:ind w:leftChars="810" w:left="1620"/>
        <w:jc w:val="both"/>
        <w:rPr>
          <w:del w:id="214" w:author="Michelle Barker" w:date="2026-07-24T17:04:00Z" w16du:dateUtc="2026-07-25T00:04:00Z"/>
          <w:rFonts w:ascii="Arial" w:hAnsi="Arial"/>
        </w:rPr>
      </w:pPr>
    </w:p>
    <w:p w14:paraId="0644DB9B" w14:textId="77777777" w:rsidR="00C146A8" w:rsidRDefault="00C146A8" w:rsidP="00892295">
      <w:pPr>
        <w:jc w:val="both"/>
        <w:rPr>
          <w:rFonts w:ascii="Arial" w:hAnsi="Arial"/>
        </w:rPr>
      </w:pPr>
    </w:p>
    <w:p w14:paraId="2D522AFE" w14:textId="77777777" w:rsidR="00892295" w:rsidRPr="00F64EFB" w:rsidRDefault="00892295" w:rsidP="00892295">
      <w:pPr>
        <w:jc w:val="both"/>
        <w:rPr>
          <w:rFonts w:ascii="Arial" w:hAnsi="Arial"/>
          <w:b/>
          <w:u w:val="single"/>
        </w:rPr>
      </w:pPr>
      <w:r w:rsidRPr="00F64EFB">
        <w:rPr>
          <w:rFonts w:ascii="Arial" w:hAnsi="Arial"/>
          <w:b/>
        </w:rPr>
        <w:t>TITLE:</w:t>
      </w:r>
      <w:r w:rsidRPr="00F64EFB">
        <w:rPr>
          <w:rFonts w:ascii="Arial" w:hAnsi="Arial"/>
          <w:b/>
        </w:rPr>
        <w:tab/>
      </w:r>
      <w:r w:rsidRPr="00F64EFB">
        <w:rPr>
          <w:rFonts w:ascii="Arial" w:hAnsi="Arial"/>
          <w:b/>
        </w:rPr>
        <w:tab/>
        <w:t xml:space="preserve">   </w:t>
      </w:r>
      <w:r w:rsidRPr="00F64EFB">
        <w:rPr>
          <w:rFonts w:ascii="Arial" w:hAnsi="Arial"/>
          <w:b/>
          <w:u w:val="single"/>
        </w:rPr>
        <w:t>INAPPROPRIATE POSSESSIONS IN THE WORKPLACE</w:t>
      </w:r>
    </w:p>
    <w:p w14:paraId="44482897" w14:textId="77777777" w:rsidR="00892295" w:rsidRDefault="00892295" w:rsidP="00892295">
      <w:pPr>
        <w:jc w:val="both"/>
        <w:rPr>
          <w:rFonts w:ascii="Arial" w:hAnsi="Arial"/>
          <w:b/>
        </w:rPr>
      </w:pPr>
    </w:p>
    <w:p w14:paraId="1F4A0C4A" w14:textId="57F72496" w:rsidR="00892295" w:rsidRDefault="00892295" w:rsidP="00892295">
      <w:pPr>
        <w:pStyle w:val="Default"/>
        <w:ind w:left="1620" w:hanging="1620"/>
        <w:jc w:val="both"/>
        <w:rPr>
          <w:sz w:val="20"/>
          <w:szCs w:val="20"/>
        </w:rPr>
      </w:pPr>
      <w:r>
        <w:rPr>
          <w:b/>
          <w:bCs/>
          <w:sz w:val="20"/>
          <w:szCs w:val="20"/>
        </w:rPr>
        <w:t>POLICY:</w:t>
      </w:r>
      <w:r>
        <w:rPr>
          <w:sz w:val="20"/>
          <w:szCs w:val="20"/>
        </w:rPr>
        <w:tab/>
      </w:r>
      <w:r w:rsidR="00750FF9">
        <w:rPr>
          <w:sz w:val="20"/>
          <w:szCs w:val="20"/>
        </w:rPr>
        <w:t>To</w:t>
      </w:r>
      <w:r>
        <w:rPr>
          <w:sz w:val="20"/>
          <w:szCs w:val="20"/>
        </w:rPr>
        <w:t xml:space="preserve"> promote the safety and security of all Women’s Healthcare Associates, LLC (WHA) patients, guests, employees and clinicians, we require the aforementioned groups to refrain from bringing some personal possessions into the workplace.  This should not be interpreted </w:t>
      </w:r>
      <w:r w:rsidRPr="007C710C">
        <w:rPr>
          <w:sz w:val="20"/>
          <w:szCs w:val="20"/>
        </w:rPr>
        <w:t>as</w:t>
      </w:r>
      <w:r>
        <w:rPr>
          <w:sz w:val="20"/>
          <w:szCs w:val="20"/>
        </w:rPr>
        <w:t xml:space="preserve"> an attempt by WHA to try to regulate the lifestyles or conduct of employees or clinicians while they are outside of the work environment.  WHA strongly believes in personal freedom for its employees, and managers should not try to impose their own personal beliefs on their employees. </w:t>
      </w:r>
    </w:p>
    <w:p w14:paraId="76C627C7" w14:textId="77777777" w:rsidR="00892295" w:rsidRDefault="00892295" w:rsidP="00892295">
      <w:pPr>
        <w:pStyle w:val="Default"/>
        <w:ind w:left="1620" w:hanging="1620"/>
        <w:jc w:val="both"/>
        <w:rPr>
          <w:sz w:val="20"/>
          <w:szCs w:val="20"/>
        </w:rPr>
      </w:pPr>
    </w:p>
    <w:p w14:paraId="2AF106A3" w14:textId="77777777" w:rsidR="00892295" w:rsidRPr="007C710C" w:rsidRDefault="00892295" w:rsidP="00892295">
      <w:pPr>
        <w:pStyle w:val="Default"/>
        <w:ind w:left="1620"/>
        <w:jc w:val="both"/>
        <w:rPr>
          <w:sz w:val="20"/>
          <w:szCs w:val="20"/>
        </w:rPr>
      </w:pPr>
      <w:r>
        <w:rPr>
          <w:sz w:val="20"/>
          <w:szCs w:val="20"/>
        </w:rPr>
        <w:t xml:space="preserve">Please contact Human Resources if questions arise as to how this policy should be interpreted or applied.  </w:t>
      </w:r>
    </w:p>
    <w:p w14:paraId="7B98731A" w14:textId="77777777" w:rsidR="00892295" w:rsidRDefault="00892295" w:rsidP="00892295">
      <w:pPr>
        <w:pStyle w:val="Default"/>
        <w:ind w:left="1620" w:hanging="1620"/>
        <w:jc w:val="both"/>
        <w:rPr>
          <w:sz w:val="20"/>
          <w:szCs w:val="20"/>
        </w:rPr>
      </w:pPr>
    </w:p>
    <w:p w14:paraId="2284AF1F" w14:textId="77777777" w:rsidR="00892295" w:rsidRDefault="00892295" w:rsidP="00892295">
      <w:pPr>
        <w:pStyle w:val="Default"/>
        <w:tabs>
          <w:tab w:val="left" w:pos="1620"/>
          <w:tab w:val="left" w:pos="1980"/>
        </w:tabs>
        <w:ind w:left="1980" w:hanging="1980"/>
        <w:jc w:val="both"/>
        <w:outlineLvl w:val="0"/>
        <w:rPr>
          <w:b/>
          <w:bCs/>
          <w:sz w:val="20"/>
          <w:szCs w:val="20"/>
        </w:rPr>
      </w:pPr>
      <w:r>
        <w:rPr>
          <w:b/>
          <w:bCs/>
          <w:sz w:val="20"/>
          <w:szCs w:val="20"/>
        </w:rPr>
        <w:t xml:space="preserve">PROCEDURE: </w:t>
      </w:r>
      <w:r>
        <w:rPr>
          <w:b/>
          <w:bCs/>
          <w:sz w:val="20"/>
          <w:szCs w:val="20"/>
        </w:rPr>
        <w:tab/>
        <w:t>Weapons</w:t>
      </w:r>
    </w:p>
    <w:p w14:paraId="573F09B5" w14:textId="3F4375F8" w:rsidR="00892295" w:rsidRDefault="00892295" w:rsidP="00892295">
      <w:pPr>
        <w:pStyle w:val="Default"/>
        <w:tabs>
          <w:tab w:val="left" w:pos="1620"/>
        </w:tabs>
        <w:ind w:left="1620" w:hanging="1620"/>
        <w:jc w:val="both"/>
        <w:outlineLvl w:val="0"/>
        <w:rPr>
          <w:bCs/>
          <w:sz w:val="20"/>
          <w:szCs w:val="20"/>
        </w:rPr>
      </w:pPr>
      <w:r>
        <w:rPr>
          <w:b/>
          <w:bCs/>
          <w:sz w:val="20"/>
          <w:szCs w:val="20"/>
        </w:rPr>
        <w:tab/>
      </w:r>
      <w:r>
        <w:rPr>
          <w:bCs/>
          <w:sz w:val="20"/>
          <w:szCs w:val="20"/>
        </w:rPr>
        <w:t xml:space="preserve">Lethal weapons of any kind are not allowed at any WHA facility.  This includes all firearms and large knives.  Non-lethal personal defense devices (such as mace or pepper spray) intended for protection outside of the workplace must not be used or displayed in WHA facilities.  </w:t>
      </w:r>
    </w:p>
    <w:p w14:paraId="28644F9A" w14:textId="77777777" w:rsidR="00892295" w:rsidRDefault="00892295" w:rsidP="00892295">
      <w:pPr>
        <w:pStyle w:val="Default"/>
        <w:tabs>
          <w:tab w:val="left" w:pos="1620"/>
        </w:tabs>
        <w:ind w:left="1620" w:hanging="1620"/>
        <w:jc w:val="both"/>
        <w:outlineLvl w:val="0"/>
        <w:rPr>
          <w:bCs/>
          <w:sz w:val="20"/>
          <w:szCs w:val="20"/>
        </w:rPr>
      </w:pPr>
    </w:p>
    <w:p w14:paraId="2B4EA189"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Illegal Items</w:t>
      </w:r>
    </w:p>
    <w:p w14:paraId="0297CF67"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bring to – or have at – work any items which are illegal to possess.  Examples would include illegal drugs and drug paraphernalia.  </w:t>
      </w:r>
    </w:p>
    <w:p w14:paraId="14FC529A" w14:textId="77777777" w:rsidR="00892295" w:rsidRDefault="00892295" w:rsidP="00892295">
      <w:pPr>
        <w:pStyle w:val="Default"/>
        <w:tabs>
          <w:tab w:val="left" w:pos="1620"/>
        </w:tabs>
        <w:ind w:left="1620" w:hanging="1620"/>
        <w:jc w:val="both"/>
        <w:outlineLvl w:val="0"/>
        <w:rPr>
          <w:bCs/>
          <w:sz w:val="20"/>
          <w:szCs w:val="20"/>
        </w:rPr>
      </w:pPr>
    </w:p>
    <w:p w14:paraId="2EF9898F" w14:textId="77777777" w:rsidR="00892295" w:rsidRPr="00F84C40" w:rsidRDefault="00892295" w:rsidP="00892295">
      <w:pPr>
        <w:pStyle w:val="Default"/>
        <w:tabs>
          <w:tab w:val="left" w:pos="1620"/>
        </w:tabs>
        <w:ind w:left="1620" w:hanging="1620"/>
        <w:jc w:val="both"/>
        <w:outlineLvl w:val="0"/>
        <w:rPr>
          <w:b/>
          <w:bCs/>
          <w:sz w:val="20"/>
          <w:szCs w:val="20"/>
        </w:rPr>
      </w:pPr>
      <w:r>
        <w:rPr>
          <w:bCs/>
          <w:sz w:val="20"/>
          <w:szCs w:val="20"/>
        </w:rPr>
        <w:tab/>
      </w:r>
      <w:r>
        <w:rPr>
          <w:b/>
          <w:bCs/>
          <w:sz w:val="20"/>
          <w:szCs w:val="20"/>
        </w:rPr>
        <w:t>Alcohol</w:t>
      </w:r>
    </w:p>
    <w:p w14:paraId="361EF27D"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The consumption of alcohol is also prohibited at WHA except for after-hours special events.  </w:t>
      </w:r>
    </w:p>
    <w:p w14:paraId="5C498072" w14:textId="77777777" w:rsidR="00892295" w:rsidRDefault="00892295" w:rsidP="00892295">
      <w:pPr>
        <w:pStyle w:val="Default"/>
        <w:tabs>
          <w:tab w:val="left" w:pos="1620"/>
        </w:tabs>
        <w:ind w:left="1620" w:hanging="1620"/>
        <w:jc w:val="both"/>
        <w:outlineLvl w:val="0"/>
        <w:rPr>
          <w:bCs/>
          <w:sz w:val="20"/>
          <w:szCs w:val="20"/>
        </w:rPr>
      </w:pPr>
    </w:p>
    <w:p w14:paraId="0AD189DB"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Dangerous Items</w:t>
      </w:r>
    </w:p>
    <w:p w14:paraId="23A25460" w14:textId="1A117F04" w:rsidR="00892295" w:rsidRDefault="00892295" w:rsidP="00892295">
      <w:pPr>
        <w:pStyle w:val="Default"/>
        <w:tabs>
          <w:tab w:val="left" w:pos="1620"/>
        </w:tabs>
        <w:ind w:left="1620" w:hanging="1620"/>
        <w:jc w:val="both"/>
        <w:outlineLvl w:val="0"/>
        <w:rPr>
          <w:bCs/>
          <w:sz w:val="20"/>
          <w:szCs w:val="20"/>
        </w:rPr>
      </w:pPr>
      <w:r>
        <w:rPr>
          <w:bCs/>
          <w:sz w:val="20"/>
          <w:szCs w:val="20"/>
        </w:rPr>
        <w:tab/>
        <w:t>Individuals may not bring to – or have at – any WHA facility an</w:t>
      </w:r>
      <w:r w:rsidR="00CB46C3">
        <w:rPr>
          <w:bCs/>
          <w:sz w:val="20"/>
          <w:szCs w:val="20"/>
        </w:rPr>
        <w:t>y</w:t>
      </w:r>
      <w:r>
        <w:rPr>
          <w:bCs/>
          <w:sz w:val="20"/>
          <w:szCs w:val="20"/>
        </w:rPr>
        <w:t xml:space="preserve"> items, which are by their natures dangerous to others except those necessary for patient care activities.  These would include any poisonous or caustic substances, fireworks and substances that are a significant fire hazard.  In addition, items / materials that may cause discrimination against or harassment of individuals on the basis of age, race, color, national origin, religion, marital status, disability, genetic information, sex or sexual orientation are forbidden.  </w:t>
      </w:r>
    </w:p>
    <w:p w14:paraId="258BBB19" w14:textId="77777777" w:rsidR="00892295" w:rsidRDefault="00892295" w:rsidP="00892295">
      <w:pPr>
        <w:pStyle w:val="Default"/>
        <w:tabs>
          <w:tab w:val="left" w:pos="1620"/>
        </w:tabs>
        <w:ind w:left="1620" w:hanging="1620"/>
        <w:jc w:val="both"/>
        <w:outlineLvl w:val="0"/>
        <w:rPr>
          <w:bCs/>
          <w:sz w:val="20"/>
          <w:szCs w:val="20"/>
        </w:rPr>
      </w:pPr>
    </w:p>
    <w:p w14:paraId="7C9567D9"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Pornography</w:t>
      </w:r>
    </w:p>
    <w:p w14:paraId="0ABDF1C3" w14:textId="77777777" w:rsidR="00892295" w:rsidRDefault="00892295" w:rsidP="00892295">
      <w:pPr>
        <w:pStyle w:val="Default"/>
        <w:tabs>
          <w:tab w:val="left" w:pos="1620"/>
        </w:tabs>
        <w:ind w:left="1620" w:hanging="1620"/>
        <w:jc w:val="both"/>
        <w:outlineLvl w:val="0"/>
        <w:rPr>
          <w:bCs/>
          <w:sz w:val="20"/>
          <w:szCs w:val="20"/>
        </w:rPr>
      </w:pPr>
      <w:r>
        <w:rPr>
          <w:bCs/>
          <w:sz w:val="20"/>
          <w:szCs w:val="20"/>
        </w:rPr>
        <w:lastRenderedPageBreak/>
        <w:tab/>
        <w:t xml:space="preserve">Individuals may not bring to – or have at – any WHA facility any pornographic materials. </w:t>
      </w:r>
    </w:p>
    <w:p w14:paraId="33F0781E"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r>
    </w:p>
    <w:p w14:paraId="2B3CEC2B"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r>
      <w:r>
        <w:rPr>
          <w:b/>
          <w:bCs/>
          <w:sz w:val="20"/>
          <w:szCs w:val="20"/>
        </w:rPr>
        <w:t>Use of Company Resources to Support Related Activity</w:t>
      </w:r>
    </w:p>
    <w:p w14:paraId="5B3CFC38" w14:textId="77777777" w:rsidR="00892295" w:rsidRDefault="00892295" w:rsidP="00892295">
      <w:pPr>
        <w:pStyle w:val="Default"/>
        <w:tabs>
          <w:tab w:val="left" w:pos="1620"/>
        </w:tabs>
        <w:ind w:left="1620" w:hanging="1620"/>
        <w:jc w:val="both"/>
        <w:outlineLvl w:val="0"/>
        <w:rPr>
          <w:bCs/>
          <w:sz w:val="20"/>
          <w:szCs w:val="20"/>
        </w:rPr>
      </w:pPr>
      <w:r>
        <w:rPr>
          <w:bCs/>
          <w:sz w:val="20"/>
          <w:szCs w:val="20"/>
        </w:rPr>
        <w:tab/>
        <w:t xml:space="preserve">Individuals may not use WHA’s email, bulletin boards, Internet connection, mail facilities or any other company resources for the purpose of buying, selling, collecting, using or promoting any of the items that are not allowed in the workplace under this policy. </w:t>
      </w:r>
    </w:p>
    <w:p w14:paraId="4DA4DEF0" w14:textId="77777777" w:rsidR="00892295" w:rsidRDefault="00892295" w:rsidP="00892295">
      <w:pPr>
        <w:pStyle w:val="Default"/>
        <w:tabs>
          <w:tab w:val="left" w:pos="1620"/>
        </w:tabs>
        <w:ind w:left="1620" w:hanging="1620"/>
        <w:jc w:val="both"/>
        <w:outlineLvl w:val="0"/>
        <w:rPr>
          <w:bCs/>
          <w:sz w:val="20"/>
          <w:szCs w:val="20"/>
        </w:rPr>
      </w:pPr>
    </w:p>
    <w:p w14:paraId="49097AEC" w14:textId="2C4280B7" w:rsidR="00892295" w:rsidRPr="00C1427A" w:rsidRDefault="00892295" w:rsidP="00892295">
      <w:pPr>
        <w:pStyle w:val="Default"/>
        <w:tabs>
          <w:tab w:val="left" w:pos="1620"/>
        </w:tabs>
        <w:ind w:left="1620" w:hanging="1620"/>
        <w:jc w:val="both"/>
        <w:outlineLvl w:val="0"/>
        <w:rPr>
          <w:bCs/>
          <w:sz w:val="20"/>
          <w:szCs w:val="20"/>
        </w:rPr>
      </w:pPr>
      <w:r>
        <w:rPr>
          <w:bCs/>
          <w:sz w:val="20"/>
          <w:szCs w:val="20"/>
        </w:rPr>
        <w:tab/>
        <w:t xml:space="preserve">Threats, threatening behavior, stalking or acts of implied violence by anyone at WHA facilities </w:t>
      </w:r>
      <w:r w:rsidR="00507A52">
        <w:rPr>
          <w:bCs/>
          <w:sz w:val="20"/>
          <w:szCs w:val="20"/>
        </w:rPr>
        <w:t>are</w:t>
      </w:r>
      <w:r>
        <w:rPr>
          <w:bCs/>
          <w:sz w:val="20"/>
          <w:szCs w:val="20"/>
        </w:rPr>
        <w:t xml:space="preserve"> not tolerated. </w:t>
      </w:r>
    </w:p>
    <w:p w14:paraId="0BBD927E" w14:textId="77777777" w:rsidR="00892295" w:rsidRDefault="00892295" w:rsidP="00892295">
      <w:pPr>
        <w:jc w:val="both"/>
        <w:rPr>
          <w:ins w:id="215" w:author="Jenny Huq" w:date="2026-07-24T16:05:00Z" w16du:dateUtc="2026-07-24T23:05:00Z"/>
          <w:rFonts w:ascii="Arial" w:hAnsi="Arial"/>
          <w:b/>
        </w:rPr>
      </w:pPr>
    </w:p>
    <w:p w14:paraId="402808AC" w14:textId="77777777" w:rsidR="00504123" w:rsidRDefault="00504123" w:rsidP="00892295">
      <w:pPr>
        <w:jc w:val="both"/>
        <w:rPr>
          <w:ins w:id="216" w:author="Jenny Huq" w:date="2026-07-24T16:00:00Z" w16du:dateUtc="2026-07-24T23:00:00Z"/>
          <w:rFonts w:ascii="Arial" w:hAnsi="Arial"/>
          <w:b/>
        </w:rPr>
      </w:pPr>
    </w:p>
    <w:p w14:paraId="5D9167DF" w14:textId="500B8355" w:rsidR="00504123" w:rsidRPr="0011116A" w:rsidRDefault="00504123" w:rsidP="00504123">
      <w:pPr>
        <w:jc w:val="both"/>
        <w:rPr>
          <w:ins w:id="217" w:author="Jenny Huq" w:date="2026-07-24T16:00:00Z" w16du:dateUtc="2026-07-24T23:00:00Z"/>
          <w:rFonts w:ascii="Arial" w:hAnsi="Arial" w:cs="Arial"/>
          <w:b/>
          <w:u w:val="single"/>
        </w:rPr>
      </w:pPr>
      <w:ins w:id="218" w:author="Jenny Huq" w:date="2026-07-24T16:00:00Z" w16du:dateUtc="2026-07-24T23:00:00Z">
        <w:r w:rsidRPr="0011116A">
          <w:rPr>
            <w:rFonts w:ascii="Arial" w:hAnsi="Arial" w:cs="Arial"/>
            <w:b/>
          </w:rPr>
          <w:t>TITLE:</w:t>
        </w:r>
        <w:r w:rsidRPr="0011116A">
          <w:rPr>
            <w:rFonts w:ascii="Arial" w:hAnsi="Arial" w:cs="Arial"/>
            <w:b/>
          </w:rPr>
          <w:tab/>
        </w:r>
        <w:r w:rsidRPr="0011116A">
          <w:rPr>
            <w:rFonts w:ascii="Arial" w:hAnsi="Arial" w:cs="Arial"/>
            <w:b/>
          </w:rPr>
          <w:tab/>
          <w:t xml:space="preserve">   </w:t>
        </w:r>
        <w:r w:rsidRPr="0011116A">
          <w:rPr>
            <w:rFonts w:ascii="Arial" w:hAnsi="Arial" w:cs="Arial"/>
            <w:b/>
            <w:u w:val="single"/>
          </w:rPr>
          <w:t>OTHER EXPECTATIONS</w:t>
        </w:r>
      </w:ins>
    </w:p>
    <w:p w14:paraId="2E4AB22D" w14:textId="77777777" w:rsidR="00504123" w:rsidRPr="0011116A" w:rsidRDefault="00504123" w:rsidP="00504123">
      <w:pPr>
        <w:jc w:val="both"/>
        <w:rPr>
          <w:ins w:id="219" w:author="Jenny Huq" w:date="2026-07-24T16:00:00Z" w16du:dateUtc="2026-07-24T23:00:00Z"/>
          <w:rFonts w:ascii="Arial" w:hAnsi="Arial" w:cs="Arial"/>
          <w:b/>
        </w:rPr>
      </w:pPr>
    </w:p>
    <w:p w14:paraId="7CD6C0B3" w14:textId="77777777" w:rsidR="00504123" w:rsidRDefault="00504123" w:rsidP="00504123">
      <w:pPr>
        <w:widowControl w:val="0"/>
        <w:tabs>
          <w:tab w:val="left" w:pos="1620"/>
        </w:tabs>
        <w:ind w:left="1620" w:hanging="1620"/>
        <w:jc w:val="both"/>
        <w:rPr>
          <w:moveTo w:id="220" w:author="Jenny Huq" w:date="2026-07-24T16:01:00Z" w16du:dateUtc="2026-07-24T23:01:00Z"/>
          <w:rFonts w:ascii="Arial" w:hAnsi="Arial" w:cs="Arial"/>
          <w:b/>
          <w:bCs/>
        </w:rPr>
      </w:pPr>
      <w:ins w:id="221" w:author="Jenny Huq" w:date="2026-07-24T16:00:00Z" w16du:dateUtc="2026-07-24T23:00:00Z">
        <w:r w:rsidRPr="0011116A">
          <w:rPr>
            <w:rFonts w:ascii="Arial" w:hAnsi="Arial" w:cs="Arial"/>
            <w:b/>
            <w:bCs/>
            <w:rPrChange w:id="222" w:author="Michelle Barker" w:date="2026-07-24T17:04:00Z" w16du:dateUtc="2026-07-25T00:04:00Z">
              <w:rPr>
                <w:b/>
                <w:bCs/>
              </w:rPr>
            </w:rPrChange>
          </w:rPr>
          <w:t>POLICY:</w:t>
        </w:r>
        <w:r>
          <w:tab/>
        </w:r>
      </w:ins>
      <w:moveToRangeStart w:id="223" w:author="Jenny Huq" w:date="2026-07-24T16:01:00Z" w:name="move235801315"/>
      <w:moveTo w:id="224" w:author="Jenny Huq" w:date="2026-07-24T16:01:00Z" w16du:dateUtc="2026-07-24T23:01:00Z">
        <w:r>
          <w:rPr>
            <w:rFonts w:ascii="Arial" w:hAnsi="Arial" w:cs="Arial"/>
            <w:b/>
            <w:bCs/>
          </w:rPr>
          <w:t>Employees as Patients</w:t>
        </w:r>
      </w:moveTo>
    </w:p>
    <w:p w14:paraId="55AB7BA0" w14:textId="77777777" w:rsidR="00504123" w:rsidRDefault="00504123" w:rsidP="00504123">
      <w:pPr>
        <w:widowControl w:val="0"/>
        <w:tabs>
          <w:tab w:val="left" w:pos="1620"/>
        </w:tabs>
        <w:ind w:left="1620" w:hanging="1620"/>
        <w:jc w:val="both"/>
        <w:rPr>
          <w:ins w:id="225" w:author="Jenny Huq" w:date="2026-07-24T16:02:00Z" w16du:dateUtc="2026-07-24T23:02:00Z"/>
          <w:rFonts w:ascii="Arial" w:hAnsi="Arial" w:cs="Arial"/>
        </w:rPr>
      </w:pPr>
      <w:moveTo w:id="226" w:author="Jenny Huq" w:date="2026-07-24T16:01:00Z" w16du:dateUtc="2026-07-24T23:01:00Z">
        <w:r>
          <w:rPr>
            <w:rFonts w:ascii="Arial" w:hAnsi="Arial" w:cs="Arial"/>
            <w:b/>
            <w:bCs/>
          </w:rPr>
          <w:tab/>
        </w:r>
        <w:r w:rsidRPr="00B00A60">
          <w:rPr>
            <w:rFonts w:ascii="Arial" w:hAnsi="Arial" w:cs="Arial"/>
          </w:rPr>
          <w:t>Employees may not seek medical treatment, advice, prescriptions, or services unless they are a current patient of a WHA clinician.  All treatment and services must be accessed, billed and documented in the medical records in the same manner and process of non-employee WHA patients (</w:t>
        </w:r>
        <w:proofErr w:type="gramStart"/>
        <w:r w:rsidRPr="00B00A60">
          <w:rPr>
            <w:rFonts w:ascii="Arial" w:hAnsi="Arial" w:cs="Arial"/>
          </w:rPr>
          <w:t>with the exception of</w:t>
        </w:r>
        <w:proofErr w:type="gramEnd"/>
        <w:r w:rsidRPr="00B00A60">
          <w:rPr>
            <w:rFonts w:ascii="Arial" w:hAnsi="Arial" w:cs="Arial"/>
          </w:rPr>
          <w:t xml:space="preserve"> Childbirth Education Classes</w:t>
        </w:r>
        <w:r>
          <w:rPr>
            <w:rFonts w:ascii="Arial" w:hAnsi="Arial" w:cs="Arial"/>
          </w:rPr>
          <w:t>)</w:t>
        </w:r>
        <w:r w:rsidRPr="00B00A60">
          <w:rPr>
            <w:rFonts w:ascii="Arial" w:hAnsi="Arial" w:cs="Arial"/>
          </w:rPr>
          <w:t xml:space="preserve">.  Employees who wish to access their medical record shall do so in the same manner and process as non-employee WHA patients.  Employees shall not access their own electronic medical record.  Employees shall not be regular patients of </w:t>
        </w:r>
        <w:r>
          <w:rPr>
            <w:rFonts w:ascii="Arial" w:hAnsi="Arial" w:cs="Arial"/>
          </w:rPr>
          <w:t>any</w:t>
        </w:r>
        <w:r w:rsidRPr="00B00A60">
          <w:rPr>
            <w:rFonts w:ascii="Arial" w:hAnsi="Arial" w:cs="Arial"/>
          </w:rPr>
          <w:t xml:space="preserve"> clinician</w:t>
        </w:r>
        <w:r>
          <w:rPr>
            <w:rFonts w:ascii="Arial" w:hAnsi="Arial" w:cs="Arial"/>
          </w:rPr>
          <w:t>s</w:t>
        </w:r>
        <w:r w:rsidRPr="00B00A60">
          <w:rPr>
            <w:rFonts w:ascii="Arial" w:hAnsi="Arial" w:cs="Arial"/>
          </w:rPr>
          <w:t xml:space="preserve"> they directly support, except in urgent or unique clinical situations.  </w:t>
        </w:r>
      </w:moveTo>
    </w:p>
    <w:p w14:paraId="52E62F81" w14:textId="77777777" w:rsidR="00504123" w:rsidRDefault="00504123" w:rsidP="00504123">
      <w:pPr>
        <w:widowControl w:val="0"/>
        <w:tabs>
          <w:tab w:val="left" w:pos="1620"/>
        </w:tabs>
        <w:ind w:left="1620" w:hanging="1620"/>
        <w:jc w:val="both"/>
        <w:rPr>
          <w:ins w:id="227" w:author="Jenny Huq" w:date="2026-07-24T16:02:00Z" w16du:dateUtc="2026-07-24T23:02:00Z"/>
          <w:rFonts w:ascii="Arial" w:hAnsi="Arial" w:cs="Arial"/>
        </w:rPr>
      </w:pPr>
    </w:p>
    <w:p w14:paraId="6665A1C7" w14:textId="0ABB276C" w:rsidR="00504123" w:rsidRDefault="0011116A" w:rsidP="00504123">
      <w:pPr>
        <w:widowControl w:val="0"/>
        <w:tabs>
          <w:tab w:val="left" w:pos="1620"/>
        </w:tabs>
        <w:ind w:left="1620" w:hanging="1620"/>
        <w:jc w:val="both"/>
        <w:rPr>
          <w:ins w:id="228" w:author="Jenny Huq" w:date="2026-07-24T16:02:00Z" w16du:dateUtc="2026-07-24T23:02:00Z"/>
          <w:rFonts w:ascii="Arial" w:hAnsi="Arial"/>
        </w:rPr>
      </w:pPr>
      <w:ins w:id="229" w:author="Michelle Barker" w:date="2026-07-24T17:04:00Z" w16du:dateUtc="2026-07-25T00:04:00Z">
        <w:r w:rsidRPr="003B4077">
          <w:rPr>
            <w:rFonts w:ascii="Arial" w:hAnsi="Arial" w:cs="Arial"/>
            <w:b/>
            <w:bCs/>
          </w:rPr>
          <w:t>POLICY:</w:t>
        </w:r>
      </w:ins>
      <w:ins w:id="230" w:author="Jenny Huq" w:date="2026-07-24T16:03:00Z" w16du:dateUtc="2026-07-24T23:03:00Z">
        <w:del w:id="231" w:author="Michelle Barker" w:date="2026-07-24T17:04:00Z" w16du:dateUtc="2026-07-25T00:04:00Z">
          <w:r w:rsidR="00504123" w:rsidDel="0011116A">
            <w:rPr>
              <w:b/>
              <w:bCs/>
            </w:rPr>
            <w:delText>POLICY:</w:delText>
          </w:r>
        </w:del>
        <w:r w:rsidR="00504123">
          <w:rPr>
            <w:rFonts w:ascii="Arial" w:hAnsi="Arial"/>
            <w:b/>
          </w:rPr>
          <w:tab/>
        </w:r>
      </w:ins>
      <w:ins w:id="232" w:author="Jenny Huq" w:date="2026-07-24T16:02:00Z" w16du:dateUtc="2026-07-24T23:02:00Z">
        <w:r w:rsidR="00504123">
          <w:rPr>
            <w:rFonts w:ascii="Arial" w:hAnsi="Arial"/>
            <w:b/>
          </w:rPr>
          <w:t>Gifts</w:t>
        </w:r>
      </w:ins>
    </w:p>
    <w:p w14:paraId="63FC3904" w14:textId="77777777" w:rsidR="00504123" w:rsidRPr="00B00A60" w:rsidRDefault="00504123" w:rsidP="00504123">
      <w:pPr>
        <w:widowControl w:val="0"/>
        <w:tabs>
          <w:tab w:val="left" w:pos="1620"/>
        </w:tabs>
        <w:ind w:left="1620" w:hanging="1620"/>
        <w:jc w:val="both"/>
        <w:rPr>
          <w:ins w:id="233" w:author="Jenny Huq" w:date="2026-07-24T16:02:00Z" w16du:dateUtc="2026-07-24T23:02:00Z"/>
        </w:rPr>
      </w:pPr>
      <w:ins w:id="234" w:author="Jenny Huq" w:date="2026-07-24T16:02:00Z" w16du:dateUtc="2026-07-24T23:02:00Z">
        <w:r>
          <w:rPr>
            <w:rFonts w:ascii="Arial" w:hAnsi="Arial"/>
          </w:rPr>
          <w:tab/>
        </w:r>
        <w:r w:rsidRPr="00B00A60">
          <w:rPr>
            <w:rFonts w:ascii="Arial" w:hAnsi="Arial"/>
          </w:rPr>
          <w:t>Employees may not give or personally receive tangible gifts that may appear to compromise the integrity of yourself or WHA.  No gifts, favors or entertainment should create or appear to create a sense of obligation on the part of the recipient toward the person or firm.  Attending meals or events paid for by vendors or other business connections may, at times, be appropriate to relationship building and business strategy</w:t>
        </w:r>
        <w:r>
          <w:rPr>
            <w:rFonts w:ascii="Arial" w:hAnsi="Arial"/>
          </w:rPr>
          <w:t>.</w:t>
        </w:r>
      </w:ins>
    </w:p>
    <w:p w14:paraId="79C7231F" w14:textId="77777777" w:rsidR="00504123" w:rsidDel="00504123" w:rsidRDefault="00504123">
      <w:pPr>
        <w:widowControl w:val="0"/>
        <w:tabs>
          <w:tab w:val="left" w:pos="1620"/>
        </w:tabs>
        <w:jc w:val="both"/>
        <w:rPr>
          <w:del w:id="235" w:author="Jenny Huq" w:date="2026-07-24T16:04:00Z" w16du:dateUtc="2026-07-24T23:04:00Z"/>
          <w:moveTo w:id="236" w:author="Jenny Huq" w:date="2026-07-24T16:01:00Z" w16du:dateUtc="2026-07-24T23:01:00Z"/>
          <w:rFonts w:ascii="Arial" w:hAnsi="Arial"/>
        </w:rPr>
        <w:pPrChange w:id="237" w:author="Jenny Huq" w:date="2026-07-24T16:04:00Z" w16du:dateUtc="2026-07-24T23:04:00Z">
          <w:pPr>
            <w:widowControl w:val="0"/>
            <w:tabs>
              <w:tab w:val="left" w:pos="1620"/>
            </w:tabs>
            <w:ind w:left="1620" w:hanging="1620"/>
            <w:jc w:val="both"/>
          </w:pPr>
        </w:pPrChange>
      </w:pPr>
    </w:p>
    <w:moveToRangeEnd w:id="223"/>
    <w:p w14:paraId="206992AB" w14:textId="2EB298D8" w:rsidR="00504123" w:rsidRDefault="00504123" w:rsidP="00504123">
      <w:pPr>
        <w:jc w:val="both"/>
        <w:rPr>
          <w:ins w:id="238" w:author="Jenny Huq" w:date="2026-07-24T16:03:00Z" w16du:dateUtc="2026-07-24T23:03:00Z"/>
          <w:rFonts w:ascii="Arial" w:hAnsi="Arial"/>
          <w:b/>
        </w:rPr>
      </w:pPr>
    </w:p>
    <w:p w14:paraId="7A5ABDC5" w14:textId="301EC47A" w:rsidR="00504123" w:rsidRDefault="0011116A" w:rsidP="00504123">
      <w:pPr>
        <w:widowControl w:val="0"/>
        <w:tabs>
          <w:tab w:val="left" w:pos="1620"/>
        </w:tabs>
        <w:ind w:left="1620" w:hanging="1620"/>
        <w:jc w:val="both"/>
        <w:rPr>
          <w:moveTo w:id="239" w:author="Jenny Huq" w:date="2026-07-24T16:03:00Z" w16du:dateUtc="2026-07-24T23:03:00Z"/>
          <w:rFonts w:ascii="Arial" w:hAnsi="Arial"/>
          <w:b/>
        </w:rPr>
      </w:pPr>
      <w:ins w:id="240" w:author="Michelle Barker" w:date="2026-07-24T17:04:00Z" w16du:dateUtc="2026-07-25T00:04:00Z">
        <w:r w:rsidRPr="003B4077">
          <w:rPr>
            <w:rFonts w:ascii="Arial" w:hAnsi="Arial" w:cs="Arial"/>
            <w:b/>
            <w:bCs/>
          </w:rPr>
          <w:t>POLICY:</w:t>
        </w:r>
      </w:ins>
      <w:ins w:id="241" w:author="Jenny Huq" w:date="2026-07-24T16:04:00Z" w16du:dateUtc="2026-07-24T23:04:00Z">
        <w:del w:id="242" w:author="Michelle Barker" w:date="2026-07-24T17:04:00Z" w16du:dateUtc="2026-07-25T00:04:00Z">
          <w:r w:rsidR="00504123" w:rsidDel="0011116A">
            <w:rPr>
              <w:b/>
              <w:bCs/>
            </w:rPr>
            <w:delText>POLICY:</w:delText>
          </w:r>
        </w:del>
      </w:ins>
      <w:ins w:id="243" w:author="Jenny Huq" w:date="2026-07-24T16:03:00Z" w16du:dateUtc="2026-07-24T23:03:00Z">
        <w:r w:rsidR="00504123">
          <w:rPr>
            <w:rFonts w:ascii="Arial" w:hAnsi="Arial"/>
            <w:b/>
          </w:rPr>
          <w:tab/>
        </w:r>
      </w:ins>
      <w:moveToRangeStart w:id="244" w:author="Jenny Huq" w:date="2026-07-24T16:03:00Z" w:name="move235801448"/>
      <w:moveTo w:id="245" w:author="Jenny Huq" w:date="2026-07-24T16:03:00Z" w16du:dateUtc="2026-07-24T23:03:00Z">
        <w:r w:rsidR="00504123">
          <w:rPr>
            <w:rFonts w:ascii="Arial" w:hAnsi="Arial"/>
            <w:b/>
          </w:rPr>
          <w:t>Moonlighting</w:t>
        </w:r>
      </w:moveTo>
    </w:p>
    <w:p w14:paraId="062F2E40" w14:textId="77777777" w:rsidR="00504123" w:rsidDel="00504123" w:rsidRDefault="00504123" w:rsidP="00504123">
      <w:pPr>
        <w:widowControl w:val="0"/>
        <w:tabs>
          <w:tab w:val="left" w:pos="1620"/>
        </w:tabs>
        <w:ind w:left="1620" w:hanging="1620"/>
        <w:jc w:val="both"/>
        <w:rPr>
          <w:del w:id="246" w:author="Jenny Huq" w:date="2026-07-24T16:04:00Z" w16du:dateUtc="2026-07-24T23:04:00Z"/>
          <w:moveTo w:id="247" w:author="Jenny Huq" w:date="2026-07-24T16:03:00Z" w16du:dateUtc="2026-07-24T23:03:00Z"/>
          <w:rFonts w:ascii="Arial" w:hAnsi="Arial"/>
        </w:rPr>
      </w:pPr>
      <w:moveTo w:id="248" w:author="Jenny Huq" w:date="2026-07-24T16:03:00Z" w16du:dateUtc="2026-07-24T23:03:00Z">
        <w:r>
          <w:rPr>
            <w:rFonts w:ascii="Arial" w:hAnsi="Arial"/>
            <w:b/>
          </w:rPr>
          <w:tab/>
        </w:r>
        <w:r w:rsidRPr="00B00A60">
          <w:rPr>
            <w:rFonts w:ascii="Arial" w:hAnsi="Arial"/>
          </w:rPr>
          <w:t xml:space="preserve">Outside employment should be discussed with your manager prior to accepting employment. </w:t>
        </w:r>
        <w:r>
          <w:rPr>
            <w:rFonts w:ascii="Arial" w:hAnsi="Arial"/>
          </w:rPr>
          <w:t>Staff who wish to perform outside work must have those requests approved at the Director level. Clinicians must submit requests to perform outside work to the Chief Medical Officer who will consider the request and present it at Management Committee where appropriate.</w:t>
        </w:r>
        <w:r w:rsidRPr="00B00A60">
          <w:rPr>
            <w:rFonts w:ascii="Arial" w:hAnsi="Arial"/>
          </w:rPr>
          <w:t xml:space="preserve"> Outside work which is in competition with the</w:t>
        </w:r>
        <w:r>
          <w:rPr>
            <w:rFonts w:ascii="Arial" w:hAnsi="Arial"/>
          </w:rPr>
          <w:t xml:space="preserve"> efforts of WHA is prohibited. Outside </w:t>
        </w:r>
        <w:r w:rsidRPr="00B00A60">
          <w:rPr>
            <w:rFonts w:ascii="Arial" w:hAnsi="Arial"/>
          </w:rPr>
          <w:t>work includes speaking engagements, teaching, outside employment, endorsements and consulting.  While teaching and speaking engagements may be encouraged, each employee should obtain prior approval from your manager prior to accepting the work.  Salaries and fees may be retained by the individual unless management decides otherwise.  Outside employment must be performed off-premises a</w:t>
        </w:r>
        <w:r>
          <w:rPr>
            <w:rFonts w:ascii="Arial" w:hAnsi="Arial"/>
          </w:rPr>
          <w:t xml:space="preserve">nd on the employee’s own time. </w:t>
        </w:r>
        <w:r w:rsidRPr="00B00A60">
          <w:rPr>
            <w:rFonts w:ascii="Arial" w:hAnsi="Arial"/>
          </w:rPr>
          <w:t>Outside employment should in no manner conflict with the employee’s own job performance.</w:t>
        </w:r>
      </w:moveTo>
    </w:p>
    <w:moveToRangeEnd w:id="244"/>
    <w:p w14:paraId="61E155A5" w14:textId="77777777" w:rsidR="00504123" w:rsidRDefault="00504123">
      <w:pPr>
        <w:widowControl w:val="0"/>
        <w:tabs>
          <w:tab w:val="left" w:pos="1620"/>
        </w:tabs>
        <w:ind w:left="1620" w:hanging="1620"/>
        <w:jc w:val="both"/>
        <w:rPr>
          <w:ins w:id="249" w:author="Jenny Huq" w:date="2026-07-24T16:00:00Z" w16du:dateUtc="2026-07-24T23:00:00Z"/>
          <w:rFonts w:ascii="Arial" w:hAnsi="Arial"/>
          <w:b/>
        </w:rPr>
        <w:pPrChange w:id="250" w:author="Jenny Huq" w:date="2026-07-24T16:04:00Z" w16du:dateUtc="2026-07-24T23:04:00Z">
          <w:pPr>
            <w:jc w:val="both"/>
          </w:pPr>
        </w:pPrChange>
      </w:pPr>
    </w:p>
    <w:p w14:paraId="2BD32B32" w14:textId="77777777" w:rsidR="00504123" w:rsidRDefault="00504123" w:rsidP="00892295">
      <w:pPr>
        <w:jc w:val="both"/>
        <w:rPr>
          <w:rFonts w:ascii="Arial" w:hAnsi="Arial"/>
          <w:b/>
        </w:rPr>
      </w:pPr>
    </w:p>
    <w:p w14:paraId="431AB803" w14:textId="5133C079" w:rsidR="00504123" w:rsidRPr="005E23E5" w:rsidRDefault="0011116A" w:rsidP="00504123">
      <w:pPr>
        <w:widowControl w:val="0"/>
        <w:tabs>
          <w:tab w:val="left" w:pos="1620"/>
        </w:tabs>
        <w:ind w:left="1620" w:hanging="1620"/>
        <w:jc w:val="both"/>
        <w:rPr>
          <w:moveTo w:id="251" w:author="Jenny Huq" w:date="2026-07-24T15:58:00Z" w16du:dateUtc="2026-07-24T22:58:00Z"/>
          <w:rFonts w:ascii="Arial" w:hAnsi="Arial"/>
          <w:b/>
        </w:rPr>
      </w:pPr>
      <w:ins w:id="252" w:author="Michelle Barker" w:date="2026-07-24T17:04:00Z" w16du:dateUtc="2026-07-25T00:04:00Z">
        <w:r w:rsidRPr="003B4077">
          <w:rPr>
            <w:rFonts w:ascii="Arial" w:hAnsi="Arial" w:cs="Arial"/>
            <w:b/>
            <w:bCs/>
          </w:rPr>
          <w:t>POLICY:</w:t>
        </w:r>
      </w:ins>
      <w:ins w:id="253" w:author="Jenny Huq" w:date="2026-07-24T16:02:00Z" w16du:dateUtc="2026-07-24T23:02:00Z">
        <w:del w:id="254" w:author="Michelle Barker" w:date="2026-07-24T17:04:00Z" w16du:dateUtc="2026-07-25T00:04:00Z">
          <w:r w:rsidR="00504123" w:rsidDel="0011116A">
            <w:rPr>
              <w:b/>
              <w:bCs/>
            </w:rPr>
            <w:delText>POLICY:</w:delText>
          </w:r>
        </w:del>
      </w:ins>
      <w:ins w:id="255" w:author="Jenny Huq" w:date="2026-07-24T16:01:00Z" w16du:dateUtc="2026-07-24T23:01:00Z">
        <w:r w:rsidR="00504123">
          <w:rPr>
            <w:rFonts w:ascii="Arial" w:hAnsi="Arial"/>
            <w:b/>
          </w:rPr>
          <w:tab/>
        </w:r>
      </w:ins>
      <w:moveToRangeStart w:id="256" w:author="Jenny Huq" w:date="2026-07-24T15:58:00Z" w:name="move235801134"/>
      <w:moveTo w:id="257" w:author="Jenny Huq" w:date="2026-07-24T15:58:00Z" w16du:dateUtc="2026-07-24T22:58:00Z">
        <w:r w:rsidR="00504123" w:rsidRPr="005E23E5">
          <w:rPr>
            <w:rFonts w:ascii="Arial" w:hAnsi="Arial"/>
            <w:b/>
          </w:rPr>
          <w:t>Political Activities and Expressions in the Workplace</w:t>
        </w:r>
      </w:moveTo>
    </w:p>
    <w:p w14:paraId="73121471" w14:textId="77777777" w:rsidR="00504123" w:rsidRPr="005E23E5" w:rsidRDefault="00504123" w:rsidP="00504123">
      <w:pPr>
        <w:widowControl w:val="0"/>
        <w:tabs>
          <w:tab w:val="left" w:pos="1620"/>
        </w:tabs>
        <w:ind w:left="1620" w:hanging="1620"/>
        <w:jc w:val="both"/>
        <w:rPr>
          <w:moveTo w:id="258" w:author="Jenny Huq" w:date="2026-07-24T15:58:00Z" w16du:dateUtc="2026-07-24T22:58:00Z"/>
          <w:rFonts w:ascii="Arial" w:hAnsi="Arial" w:cs="Arial"/>
        </w:rPr>
      </w:pPr>
      <w:moveTo w:id="259" w:author="Jenny Huq" w:date="2026-07-24T15:58:00Z" w16du:dateUtc="2026-07-24T22:58:00Z">
        <w:r w:rsidRPr="005E23E5">
          <w:rPr>
            <w:rFonts w:ascii="Arial" w:hAnsi="Arial"/>
          </w:rPr>
          <w:tab/>
        </w:r>
        <w:r w:rsidRPr="005E23E5">
          <w:rPr>
            <w:rFonts w:ascii="Arial" w:hAnsi="Arial" w:cs="Arial"/>
            <w:color w:val="222222"/>
            <w:shd w:val="clear" w:color="auto" w:fill="FFFFFF"/>
          </w:rPr>
          <w:t>WHA strives to foster a workplace where everyone feels safe, welcomed, and included</w:t>
        </w:r>
        <w:r w:rsidRPr="008044D7">
          <w:rPr>
            <w:rFonts w:ascii="Arial" w:hAnsi="Arial" w:cs="Arial"/>
            <w:b/>
            <w:bCs/>
            <w:color w:val="222222"/>
            <w:shd w:val="clear" w:color="auto" w:fill="FFFFFF"/>
          </w:rPr>
          <w:t>.</w:t>
        </w:r>
        <w:r w:rsidRPr="005E23E5">
          <w:rPr>
            <w:rFonts w:ascii="Arial" w:hAnsi="Arial" w:cs="Arial"/>
            <w:color w:val="222222"/>
            <w:shd w:val="clear" w:color="auto" w:fill="FFFFFF"/>
          </w:rPr>
          <w:t xml:space="preserve"> </w:t>
        </w:r>
        <w:r w:rsidRPr="005E23E5">
          <w:rPr>
            <w:rFonts w:ascii="Arial" w:hAnsi="Arial" w:cs="Arial"/>
            <w:color w:val="222222"/>
          </w:rPr>
          <w:t xml:space="preserve">While WHA acknowledges that every employee holds their own personal political and social beliefs, we have a vested interest in maintaining an inclusive and respectful workplace culture. Participation in political discussions between employees must not cause disruption and must be respectfully engaged in by willing participants. WHA prohibits </w:t>
        </w:r>
        <w:r w:rsidRPr="005E23E5">
          <w:rPr>
            <w:rFonts w:ascii="Arial" w:hAnsi="Arial" w:cs="Arial"/>
          </w:rPr>
          <w:t>political activity in the workplace, including handing out or displaying information about candidates or issues, soliciting donations to a particular political party or actual campaigning for a candidate. </w:t>
        </w:r>
      </w:moveTo>
    </w:p>
    <w:p w14:paraId="17A72C96" w14:textId="77777777" w:rsidR="00504123" w:rsidRPr="005E23E5" w:rsidRDefault="00504123" w:rsidP="00504123">
      <w:pPr>
        <w:widowControl w:val="0"/>
        <w:tabs>
          <w:tab w:val="left" w:pos="1620"/>
        </w:tabs>
        <w:ind w:left="1620" w:hanging="1620"/>
        <w:jc w:val="both"/>
        <w:rPr>
          <w:moveTo w:id="260" w:author="Jenny Huq" w:date="2026-07-24T15:58:00Z" w16du:dateUtc="2026-07-24T22:58:00Z"/>
          <w:rFonts w:ascii="Arial" w:hAnsi="Arial" w:cs="Arial"/>
        </w:rPr>
      </w:pPr>
    </w:p>
    <w:p w14:paraId="036641F3" w14:textId="77777777" w:rsidR="00504123" w:rsidRDefault="00504123" w:rsidP="00504123">
      <w:pPr>
        <w:widowControl w:val="0"/>
        <w:tabs>
          <w:tab w:val="left" w:pos="1620"/>
        </w:tabs>
        <w:ind w:left="1620" w:hanging="1620"/>
        <w:jc w:val="both"/>
        <w:rPr>
          <w:ins w:id="261" w:author="Jenny Huq" w:date="2026-07-24T16:04:00Z" w16du:dateUtc="2026-07-24T23:04:00Z"/>
          <w:rFonts w:ascii="Arial" w:hAnsi="Arial" w:cs="Arial"/>
        </w:rPr>
      </w:pPr>
      <w:moveTo w:id="262" w:author="Jenny Huq" w:date="2026-07-24T15:58:00Z" w16du:dateUtc="2026-07-24T22:58:00Z">
        <w:r w:rsidRPr="005E23E5">
          <w:rPr>
            <w:rFonts w:ascii="Arial" w:hAnsi="Arial" w:cs="Arial"/>
          </w:rPr>
          <w:tab/>
          <w:t xml:space="preserve">Support for social and/or political issues that WHA’s leadership has formally endorsed </w:t>
        </w:r>
        <w:r w:rsidRPr="005E23E5">
          <w:rPr>
            <w:rFonts w:ascii="Arial" w:hAnsi="Arial" w:cs="Arial"/>
          </w:rPr>
          <w:lastRenderedPageBreak/>
          <w:t xml:space="preserve">are exempt from this policy. </w:t>
        </w:r>
      </w:moveTo>
    </w:p>
    <w:p w14:paraId="0AE2B767" w14:textId="77777777" w:rsidR="00504123" w:rsidRDefault="00504123" w:rsidP="00504123">
      <w:pPr>
        <w:widowControl w:val="0"/>
        <w:tabs>
          <w:tab w:val="left" w:pos="1620"/>
        </w:tabs>
        <w:ind w:left="1620" w:hanging="1620"/>
        <w:jc w:val="both"/>
        <w:rPr>
          <w:ins w:id="263" w:author="Jenny Huq" w:date="2026-07-24T16:04:00Z" w16du:dateUtc="2026-07-24T23:04:00Z"/>
          <w:rFonts w:ascii="Arial" w:hAnsi="Arial" w:cs="Arial"/>
        </w:rPr>
      </w:pPr>
    </w:p>
    <w:p w14:paraId="040973F0" w14:textId="3CD0EFD6" w:rsidR="00504123" w:rsidRDefault="0011116A" w:rsidP="00504123">
      <w:pPr>
        <w:widowControl w:val="0"/>
        <w:tabs>
          <w:tab w:val="left" w:pos="1620"/>
        </w:tabs>
        <w:ind w:left="1620" w:hanging="1620"/>
        <w:jc w:val="both"/>
        <w:rPr>
          <w:ins w:id="264" w:author="Jenny Huq" w:date="2026-07-24T16:04:00Z" w16du:dateUtc="2026-07-24T23:04:00Z"/>
          <w:rFonts w:ascii="Arial" w:hAnsi="Arial"/>
          <w:b/>
        </w:rPr>
      </w:pPr>
      <w:ins w:id="265" w:author="Michelle Barker" w:date="2026-07-24T17:04:00Z" w16du:dateUtc="2026-07-25T00:04:00Z">
        <w:r w:rsidRPr="003B4077">
          <w:rPr>
            <w:rFonts w:ascii="Arial" w:hAnsi="Arial" w:cs="Arial"/>
            <w:b/>
            <w:bCs/>
          </w:rPr>
          <w:t>POLICY:</w:t>
        </w:r>
      </w:ins>
      <w:ins w:id="266" w:author="Jenny Huq" w:date="2026-07-24T16:04:00Z" w16du:dateUtc="2026-07-24T23:04:00Z">
        <w:del w:id="267" w:author="Michelle Barker" w:date="2026-07-24T17:04:00Z" w16du:dateUtc="2026-07-25T00:04:00Z">
          <w:r w:rsidR="00504123" w:rsidDel="0011116A">
            <w:rPr>
              <w:b/>
              <w:bCs/>
            </w:rPr>
            <w:delText>POLICY:</w:delText>
          </w:r>
        </w:del>
        <w:r w:rsidR="00504123">
          <w:rPr>
            <w:rFonts w:ascii="Arial" w:hAnsi="Arial"/>
            <w:b/>
          </w:rPr>
          <w:tab/>
          <w:t>Purchasing</w:t>
        </w:r>
      </w:ins>
    </w:p>
    <w:p w14:paraId="79B16ED1" w14:textId="77777777" w:rsidR="00504123" w:rsidRDefault="00504123" w:rsidP="00504123">
      <w:pPr>
        <w:widowControl w:val="0"/>
        <w:tabs>
          <w:tab w:val="left" w:pos="1620"/>
        </w:tabs>
        <w:ind w:left="1620" w:hanging="1620"/>
        <w:jc w:val="both"/>
        <w:rPr>
          <w:ins w:id="268" w:author="Jenny Huq" w:date="2026-07-24T16:04:00Z" w16du:dateUtc="2026-07-24T23:04:00Z"/>
          <w:rFonts w:ascii="Arial" w:hAnsi="Arial"/>
        </w:rPr>
      </w:pPr>
      <w:ins w:id="269" w:author="Jenny Huq" w:date="2026-07-24T16:04:00Z" w16du:dateUtc="2026-07-24T23:04:00Z">
        <w:r>
          <w:rPr>
            <w:rFonts w:ascii="Arial" w:hAnsi="Arial"/>
            <w:b/>
          </w:rPr>
          <w:tab/>
        </w:r>
        <w:r w:rsidRPr="00B00A60">
          <w:rPr>
            <w:rFonts w:ascii="Arial" w:hAnsi="Arial"/>
          </w:rPr>
          <w:t>It is the responsibility of management to determine which firm can provide the best product or service for the lowest price or at a competitive price.  Management responsible for purchasing supplies, services, equipment, etc. for WHA shall obtain three bids when appropriate.  Employees shall obtain appropriate management approval prior to making purchasing decisions for WHA.</w:t>
        </w:r>
      </w:ins>
    </w:p>
    <w:p w14:paraId="572C830C" w14:textId="77777777" w:rsidR="00504123" w:rsidRPr="005E23E5" w:rsidRDefault="00504123" w:rsidP="00504123">
      <w:pPr>
        <w:widowControl w:val="0"/>
        <w:tabs>
          <w:tab w:val="left" w:pos="1620"/>
        </w:tabs>
        <w:ind w:left="1620" w:hanging="1620"/>
        <w:jc w:val="both"/>
        <w:rPr>
          <w:moveTo w:id="270" w:author="Jenny Huq" w:date="2026-07-24T15:58:00Z" w16du:dateUtc="2026-07-24T22:58:00Z"/>
          <w:rFonts w:ascii="Arial" w:hAnsi="Arial" w:cs="Arial"/>
        </w:rPr>
      </w:pPr>
    </w:p>
    <w:moveToRangeEnd w:id="256"/>
    <w:p w14:paraId="46FC4156" w14:textId="01C5469C" w:rsidR="00C5328D" w:rsidDel="00C146A8" w:rsidRDefault="00C5328D" w:rsidP="00892295">
      <w:pPr>
        <w:jc w:val="both"/>
        <w:rPr>
          <w:del w:id="271" w:author="Michelle Barker" w:date="2026-07-24T17:05:00Z" w16du:dateUtc="2026-07-25T00:05:00Z"/>
          <w:rFonts w:ascii="Arial" w:hAnsi="Arial"/>
          <w:b/>
        </w:rPr>
      </w:pPr>
    </w:p>
    <w:p w14:paraId="3DF6789E" w14:textId="3257CB6A" w:rsidR="00C5328D" w:rsidDel="00C146A8" w:rsidRDefault="00C5328D" w:rsidP="00892295">
      <w:pPr>
        <w:jc w:val="both"/>
        <w:rPr>
          <w:del w:id="272" w:author="Michelle Barker" w:date="2026-07-24T17:05:00Z" w16du:dateUtc="2026-07-25T00:05:00Z"/>
          <w:rFonts w:ascii="Arial" w:hAnsi="Arial"/>
          <w:b/>
        </w:rPr>
      </w:pPr>
    </w:p>
    <w:p w14:paraId="0941D02C" w14:textId="4398A2F3" w:rsidR="00C5328D" w:rsidDel="00C146A8" w:rsidRDefault="00C5328D" w:rsidP="00892295">
      <w:pPr>
        <w:jc w:val="both"/>
        <w:rPr>
          <w:del w:id="273" w:author="Michelle Barker" w:date="2026-07-24T17:05:00Z" w16du:dateUtc="2026-07-25T00:05:00Z"/>
          <w:rFonts w:ascii="Arial" w:hAnsi="Arial"/>
          <w:b/>
        </w:rPr>
      </w:pPr>
    </w:p>
    <w:p w14:paraId="584B7D60" w14:textId="77777777" w:rsidR="00C5328D" w:rsidRDefault="00C5328D" w:rsidP="00892295">
      <w:pPr>
        <w:jc w:val="both"/>
        <w:rPr>
          <w:rFonts w:ascii="Arial" w:hAnsi="Arial"/>
          <w:b/>
        </w:rPr>
      </w:pPr>
    </w:p>
    <w:p w14:paraId="53492F35" w14:textId="77777777" w:rsidR="00C5328D" w:rsidRPr="00F64EFB" w:rsidRDefault="00C5328D" w:rsidP="00892295">
      <w:pPr>
        <w:jc w:val="both"/>
        <w:rPr>
          <w:rFonts w:ascii="Arial" w:hAnsi="Arial"/>
          <w:b/>
        </w:rPr>
      </w:pPr>
    </w:p>
    <w:p w14:paraId="02A9AEB0" w14:textId="77777777" w:rsidR="00892295" w:rsidRPr="003721FE" w:rsidRDefault="00892295" w:rsidP="00892295">
      <w:pPr>
        <w:pStyle w:val="ListParagraph"/>
        <w:ind w:left="0"/>
        <w:rPr>
          <w:rFonts w:ascii="Arial" w:hAnsi="Arial" w:cs="Arial"/>
        </w:rPr>
      </w:pPr>
    </w:p>
    <w:tbl>
      <w:tblPr>
        <w:tblW w:w="0" w:type="auto"/>
        <w:tblInd w:w="108" w:type="dxa"/>
        <w:tblLayout w:type="fixed"/>
        <w:tblLook w:val="0000" w:firstRow="0" w:lastRow="0" w:firstColumn="0" w:lastColumn="0" w:noHBand="0" w:noVBand="0"/>
      </w:tblPr>
      <w:tblGrid>
        <w:gridCol w:w="4144"/>
        <w:gridCol w:w="441"/>
        <w:gridCol w:w="4056"/>
      </w:tblGrid>
      <w:tr w:rsidR="00892295" w14:paraId="6CC1D855" w14:textId="77777777" w:rsidTr="0024567F">
        <w:tc>
          <w:tcPr>
            <w:tcW w:w="4144" w:type="dxa"/>
          </w:tcPr>
          <w:p w14:paraId="429F5148" w14:textId="77777777" w:rsidR="00892295" w:rsidRDefault="00DC28AC">
            <w:pPr>
              <w:rPr>
                <w:rFonts w:ascii="Arial" w:hAnsi="Arial"/>
                <w:sz w:val="16"/>
              </w:rPr>
            </w:pPr>
            <w:r>
              <w:rPr>
                <w:rFonts w:ascii="Arial" w:hAnsi="Arial"/>
                <w:sz w:val="16"/>
              </w:rPr>
              <w:t>For signatures, see original in Human Resources</w:t>
            </w:r>
          </w:p>
        </w:tc>
        <w:tc>
          <w:tcPr>
            <w:tcW w:w="441" w:type="dxa"/>
          </w:tcPr>
          <w:p w14:paraId="74FE0B9A" w14:textId="77777777" w:rsidR="00892295" w:rsidRDefault="00892295" w:rsidP="0024567F">
            <w:pPr>
              <w:rPr>
                <w:rFonts w:ascii="Arial" w:hAnsi="Arial"/>
                <w:sz w:val="16"/>
              </w:rPr>
            </w:pPr>
          </w:p>
        </w:tc>
        <w:tc>
          <w:tcPr>
            <w:tcW w:w="4056" w:type="dxa"/>
          </w:tcPr>
          <w:p w14:paraId="510FF89F" w14:textId="77777777" w:rsidR="00892295" w:rsidRDefault="00892295" w:rsidP="0024567F">
            <w:pPr>
              <w:rPr>
                <w:rFonts w:ascii="Arial" w:hAnsi="Arial"/>
                <w:sz w:val="16"/>
              </w:rPr>
            </w:pPr>
          </w:p>
        </w:tc>
      </w:tr>
      <w:tr w:rsidR="00892295" w14:paraId="4A59E9AC" w14:textId="77777777" w:rsidTr="0024567F">
        <w:tc>
          <w:tcPr>
            <w:tcW w:w="4144" w:type="dxa"/>
            <w:tcBorders>
              <w:top w:val="single" w:sz="6" w:space="0" w:color="auto"/>
            </w:tcBorders>
          </w:tcPr>
          <w:p w14:paraId="63951649" w14:textId="0E50B22B" w:rsidR="00892295" w:rsidRDefault="00892295" w:rsidP="0024567F">
            <w:pPr>
              <w:tabs>
                <w:tab w:val="right" w:pos="3928"/>
              </w:tabs>
              <w:rPr>
                <w:rFonts w:ascii="Arial" w:hAnsi="Arial"/>
                <w:sz w:val="16"/>
              </w:rPr>
            </w:pPr>
            <w:r>
              <w:rPr>
                <w:rFonts w:ascii="Arial" w:hAnsi="Arial"/>
                <w:sz w:val="16"/>
              </w:rPr>
              <w:t>Director of Human Resources</w:t>
            </w:r>
            <w:r>
              <w:rPr>
                <w:rFonts w:ascii="Arial" w:hAnsi="Arial"/>
                <w:sz w:val="16"/>
              </w:rPr>
              <w:tab/>
              <w:t>HR-2</w:t>
            </w:r>
          </w:p>
        </w:tc>
        <w:tc>
          <w:tcPr>
            <w:tcW w:w="441" w:type="dxa"/>
          </w:tcPr>
          <w:p w14:paraId="6984CD74" w14:textId="77777777" w:rsidR="00892295" w:rsidRDefault="00892295" w:rsidP="0024567F">
            <w:pPr>
              <w:rPr>
                <w:rFonts w:ascii="Arial" w:hAnsi="Arial"/>
                <w:sz w:val="16"/>
              </w:rPr>
            </w:pPr>
          </w:p>
        </w:tc>
        <w:tc>
          <w:tcPr>
            <w:tcW w:w="4056" w:type="dxa"/>
            <w:tcBorders>
              <w:top w:val="single" w:sz="6" w:space="0" w:color="auto"/>
            </w:tcBorders>
          </w:tcPr>
          <w:p w14:paraId="26CABA4D" w14:textId="77777777" w:rsidR="00892295" w:rsidRDefault="00892295" w:rsidP="0024567F">
            <w:pPr>
              <w:tabs>
                <w:tab w:val="right" w:pos="3840"/>
              </w:tabs>
              <w:rPr>
                <w:rFonts w:ascii="Arial" w:hAnsi="Arial"/>
                <w:sz w:val="16"/>
              </w:rPr>
            </w:pPr>
            <w:r>
              <w:rPr>
                <w:rFonts w:ascii="Arial" w:hAnsi="Arial"/>
                <w:sz w:val="16"/>
              </w:rPr>
              <w:t>Chief Executive Officer</w:t>
            </w:r>
            <w:r>
              <w:rPr>
                <w:rFonts w:ascii="Arial" w:hAnsi="Arial"/>
                <w:sz w:val="16"/>
              </w:rPr>
              <w:tab/>
              <w:t>HR-2</w:t>
            </w:r>
          </w:p>
        </w:tc>
      </w:tr>
    </w:tbl>
    <w:p w14:paraId="7666532F" w14:textId="77777777" w:rsidR="00892295" w:rsidRDefault="00892295" w:rsidP="00892295">
      <w:pPr>
        <w:pStyle w:val="BodyTextIndent"/>
        <w:ind w:left="0"/>
        <w:jc w:val="both"/>
      </w:pPr>
    </w:p>
    <w:tbl>
      <w:tblPr>
        <w:tblW w:w="0" w:type="auto"/>
        <w:tblInd w:w="108" w:type="dxa"/>
        <w:tblLayout w:type="fixed"/>
        <w:tblLook w:val="0000" w:firstRow="0" w:lastRow="0" w:firstColumn="0" w:lastColumn="0" w:noHBand="0" w:noVBand="0"/>
      </w:tblPr>
      <w:tblGrid>
        <w:gridCol w:w="4144"/>
      </w:tblGrid>
      <w:tr w:rsidR="00892295" w14:paraId="75E7439A" w14:textId="77777777" w:rsidTr="0024567F">
        <w:tc>
          <w:tcPr>
            <w:tcW w:w="4144" w:type="dxa"/>
          </w:tcPr>
          <w:p w14:paraId="4E921AE6" w14:textId="77777777" w:rsidR="00892295" w:rsidRDefault="00892295" w:rsidP="0024567F">
            <w:pPr>
              <w:rPr>
                <w:rFonts w:ascii="Arial" w:hAnsi="Arial"/>
                <w:sz w:val="16"/>
              </w:rPr>
            </w:pPr>
          </w:p>
          <w:p w14:paraId="561EC7E3" w14:textId="77777777" w:rsidR="00892295" w:rsidRDefault="00892295" w:rsidP="0024567F">
            <w:pPr>
              <w:rPr>
                <w:rFonts w:ascii="Arial" w:hAnsi="Arial"/>
                <w:sz w:val="16"/>
              </w:rPr>
            </w:pPr>
          </w:p>
        </w:tc>
      </w:tr>
      <w:tr w:rsidR="00892295" w14:paraId="1B8FC0D1" w14:textId="77777777" w:rsidTr="0024567F">
        <w:tc>
          <w:tcPr>
            <w:tcW w:w="4144" w:type="dxa"/>
            <w:tcBorders>
              <w:top w:val="single" w:sz="6" w:space="0" w:color="auto"/>
            </w:tcBorders>
          </w:tcPr>
          <w:p w14:paraId="4419599D" w14:textId="77777777" w:rsidR="00892295" w:rsidRDefault="00892295" w:rsidP="0024567F">
            <w:pPr>
              <w:tabs>
                <w:tab w:val="right" w:pos="3928"/>
              </w:tabs>
              <w:rPr>
                <w:rFonts w:ascii="Arial" w:hAnsi="Arial"/>
                <w:sz w:val="16"/>
              </w:rPr>
            </w:pPr>
            <w:r>
              <w:rPr>
                <w:rFonts w:ascii="Arial" w:hAnsi="Arial"/>
                <w:sz w:val="16"/>
              </w:rPr>
              <w:t>Chief Medical Officer</w:t>
            </w:r>
            <w:r>
              <w:rPr>
                <w:rFonts w:ascii="Arial" w:hAnsi="Arial"/>
                <w:sz w:val="16"/>
              </w:rPr>
              <w:tab/>
              <w:t>HR-2</w:t>
            </w:r>
          </w:p>
        </w:tc>
      </w:tr>
    </w:tbl>
    <w:p w14:paraId="74E4D12A" w14:textId="77777777" w:rsidR="00892295" w:rsidRDefault="00892295" w:rsidP="00892295">
      <w:pPr>
        <w:pStyle w:val="BodyTextIndent"/>
        <w:ind w:left="0"/>
        <w:jc w:val="both"/>
      </w:pPr>
    </w:p>
    <w:p w14:paraId="09391DCA" w14:textId="77777777" w:rsidR="00892295" w:rsidRDefault="00892295" w:rsidP="00892295">
      <w:pPr>
        <w:pStyle w:val="BodyTextIndent"/>
        <w:ind w:left="0"/>
        <w:jc w:val="both"/>
      </w:pPr>
    </w:p>
    <w:p w14:paraId="6F3886A7" w14:textId="77777777" w:rsidR="00892295" w:rsidRDefault="00892295" w:rsidP="00892295">
      <w:pPr>
        <w:rPr>
          <w:rFonts w:ascii="Arial" w:hAnsi="Arial"/>
          <w:sz w:val="16"/>
        </w:rPr>
      </w:pPr>
      <w:r>
        <w:rPr>
          <w:rFonts w:ascii="Arial" w:hAnsi="Arial"/>
          <w:sz w:val="16"/>
        </w:rPr>
        <w:t>FORMULATED</w:t>
      </w:r>
      <w:r>
        <w:rPr>
          <w:rFonts w:ascii="Arial" w:hAnsi="Arial"/>
          <w:sz w:val="16"/>
        </w:rPr>
        <w:tab/>
        <w:t>November 15, 1999</w:t>
      </w:r>
    </w:p>
    <w:p w14:paraId="66929E51" w14:textId="77777777" w:rsidR="00892295" w:rsidRDefault="00892295" w:rsidP="00892295">
      <w:pPr>
        <w:rPr>
          <w:rFonts w:ascii="Arial" w:hAnsi="Arial"/>
          <w:sz w:val="16"/>
        </w:rPr>
      </w:pPr>
      <w:r>
        <w:rPr>
          <w:rFonts w:ascii="Arial" w:hAnsi="Arial"/>
          <w:sz w:val="16"/>
        </w:rPr>
        <w:t>REVIEWED</w:t>
      </w:r>
      <w:r>
        <w:rPr>
          <w:rFonts w:ascii="Arial" w:hAnsi="Arial"/>
          <w:sz w:val="16"/>
        </w:rPr>
        <w:tab/>
        <w:t>November 15, 2004</w:t>
      </w:r>
    </w:p>
    <w:p w14:paraId="21D067C3" w14:textId="77777777" w:rsidR="00892295" w:rsidRDefault="00892295" w:rsidP="00892295">
      <w:pPr>
        <w:rPr>
          <w:rFonts w:ascii="Arial" w:hAnsi="Arial"/>
          <w:sz w:val="16"/>
        </w:rPr>
      </w:pPr>
      <w:r>
        <w:rPr>
          <w:rFonts w:ascii="Arial" w:hAnsi="Arial"/>
          <w:sz w:val="16"/>
        </w:rPr>
        <w:t>REVIEWED</w:t>
      </w:r>
      <w:r>
        <w:rPr>
          <w:rFonts w:ascii="Arial" w:hAnsi="Arial"/>
          <w:sz w:val="16"/>
        </w:rPr>
        <w:tab/>
        <w:t>February 1, 2012</w:t>
      </w:r>
    </w:p>
    <w:p w14:paraId="5329719D"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4, 2000</w:t>
      </w:r>
    </w:p>
    <w:p w14:paraId="77F882B3"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22, 2001</w:t>
      </w:r>
    </w:p>
    <w:p w14:paraId="13BB1819"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November 15, 2002</w:t>
      </w:r>
    </w:p>
    <w:p w14:paraId="0B982F5B"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January 28, 2010</w:t>
      </w:r>
    </w:p>
    <w:p w14:paraId="685D7958"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March 9, 2011</w:t>
      </w:r>
    </w:p>
    <w:p w14:paraId="65050327"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November 14, 2011</w:t>
      </w:r>
    </w:p>
    <w:p w14:paraId="0C56D560"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July 31, 2012</w:t>
      </w:r>
    </w:p>
    <w:p w14:paraId="7A446E0E"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February 1, 2016</w:t>
      </w:r>
    </w:p>
    <w:p w14:paraId="2E3F1968" w14:textId="77777777" w:rsidR="00892295" w:rsidRDefault="00892295" w:rsidP="00892295">
      <w:pPr>
        <w:rPr>
          <w:rFonts w:ascii="Arial" w:hAnsi="Arial"/>
          <w:sz w:val="16"/>
        </w:rPr>
      </w:pPr>
      <w:r>
        <w:rPr>
          <w:rFonts w:ascii="Arial" w:hAnsi="Arial"/>
          <w:sz w:val="16"/>
        </w:rPr>
        <w:t>REVISED</w:t>
      </w:r>
      <w:r>
        <w:rPr>
          <w:rFonts w:ascii="Arial" w:hAnsi="Arial"/>
          <w:sz w:val="16"/>
        </w:rPr>
        <w:tab/>
      </w:r>
      <w:r>
        <w:rPr>
          <w:rFonts w:ascii="Arial" w:hAnsi="Arial"/>
          <w:sz w:val="16"/>
        </w:rPr>
        <w:tab/>
        <w:t>April 28, 2017</w:t>
      </w:r>
    </w:p>
    <w:p w14:paraId="45BE6A3F" w14:textId="77777777" w:rsidR="00210A34" w:rsidRDefault="00210A34" w:rsidP="00892295">
      <w:pPr>
        <w:rPr>
          <w:rFonts w:ascii="Arial" w:hAnsi="Arial"/>
          <w:sz w:val="16"/>
        </w:rPr>
      </w:pPr>
      <w:r>
        <w:rPr>
          <w:rFonts w:ascii="Arial" w:hAnsi="Arial"/>
          <w:sz w:val="16"/>
        </w:rPr>
        <w:t>REVIEWED</w:t>
      </w:r>
      <w:r>
        <w:rPr>
          <w:rFonts w:ascii="Arial" w:hAnsi="Arial"/>
          <w:sz w:val="16"/>
        </w:rPr>
        <w:tab/>
        <w:t>May 31, 2019</w:t>
      </w:r>
    </w:p>
    <w:p w14:paraId="34FEC6F5" w14:textId="77777777" w:rsidR="00300853" w:rsidRDefault="00300853" w:rsidP="00892295">
      <w:pPr>
        <w:rPr>
          <w:rFonts w:ascii="Arial" w:hAnsi="Arial"/>
          <w:sz w:val="16"/>
        </w:rPr>
      </w:pPr>
      <w:r>
        <w:rPr>
          <w:rFonts w:ascii="Arial" w:hAnsi="Arial"/>
          <w:sz w:val="16"/>
        </w:rPr>
        <w:t>REVISED</w:t>
      </w:r>
      <w:r>
        <w:rPr>
          <w:rFonts w:ascii="Arial" w:hAnsi="Arial"/>
          <w:sz w:val="16"/>
        </w:rPr>
        <w:tab/>
      </w:r>
      <w:r>
        <w:rPr>
          <w:rFonts w:ascii="Arial" w:hAnsi="Arial"/>
          <w:sz w:val="16"/>
        </w:rPr>
        <w:tab/>
        <w:t>April 5, 2021</w:t>
      </w:r>
    </w:p>
    <w:p w14:paraId="2D237734" w14:textId="77777777" w:rsidR="000C4F52" w:rsidRDefault="00E7042D" w:rsidP="00892295">
      <w:pPr>
        <w:rPr>
          <w:rFonts w:ascii="Arial" w:hAnsi="Arial"/>
          <w:sz w:val="16"/>
        </w:rPr>
      </w:pPr>
      <w:r>
        <w:rPr>
          <w:rFonts w:ascii="Arial" w:hAnsi="Arial"/>
          <w:sz w:val="16"/>
        </w:rPr>
        <w:t>REVISED</w:t>
      </w:r>
      <w:r>
        <w:rPr>
          <w:rFonts w:ascii="Arial" w:hAnsi="Arial"/>
          <w:sz w:val="16"/>
        </w:rPr>
        <w:tab/>
      </w:r>
      <w:r>
        <w:rPr>
          <w:rFonts w:ascii="Arial" w:hAnsi="Arial"/>
          <w:sz w:val="16"/>
        </w:rPr>
        <w:tab/>
        <w:t>July 8, 2021</w:t>
      </w:r>
    </w:p>
    <w:p w14:paraId="44A0C355" w14:textId="77777777" w:rsidR="00762978" w:rsidRDefault="00762978" w:rsidP="00892295">
      <w:pPr>
        <w:rPr>
          <w:rFonts w:ascii="Arial" w:hAnsi="Arial"/>
          <w:sz w:val="16"/>
        </w:rPr>
      </w:pPr>
      <w:r>
        <w:rPr>
          <w:rFonts w:ascii="Arial" w:hAnsi="Arial"/>
          <w:sz w:val="16"/>
        </w:rPr>
        <w:t>REVISED</w:t>
      </w:r>
      <w:r>
        <w:rPr>
          <w:rFonts w:ascii="Arial" w:hAnsi="Arial"/>
          <w:sz w:val="16"/>
        </w:rPr>
        <w:tab/>
      </w:r>
      <w:r>
        <w:rPr>
          <w:rFonts w:ascii="Arial" w:hAnsi="Arial"/>
          <w:sz w:val="16"/>
        </w:rPr>
        <w:tab/>
        <w:t>November 9, 2021</w:t>
      </w:r>
    </w:p>
    <w:p w14:paraId="66726B9E" w14:textId="77777777" w:rsidR="008F4311" w:rsidRDefault="008F4311" w:rsidP="00892295">
      <w:pPr>
        <w:rPr>
          <w:rFonts w:ascii="Arial" w:hAnsi="Arial"/>
          <w:sz w:val="16"/>
        </w:rPr>
      </w:pPr>
      <w:r>
        <w:rPr>
          <w:rFonts w:ascii="Arial" w:hAnsi="Arial"/>
          <w:sz w:val="16"/>
        </w:rPr>
        <w:t xml:space="preserve">REVISED </w:t>
      </w:r>
      <w:r>
        <w:rPr>
          <w:rFonts w:ascii="Arial" w:hAnsi="Arial"/>
          <w:sz w:val="16"/>
        </w:rPr>
        <w:tab/>
      </w:r>
      <w:r w:rsidR="003537A5">
        <w:rPr>
          <w:rFonts w:ascii="Arial" w:hAnsi="Arial"/>
          <w:sz w:val="16"/>
        </w:rPr>
        <w:t>April 2, 2024</w:t>
      </w:r>
    </w:p>
    <w:p w14:paraId="6129F84F" w14:textId="0CC95C7F" w:rsidR="00B5579E" w:rsidRDefault="00B5579E" w:rsidP="00892295">
      <w:pPr>
        <w:rPr>
          <w:rFonts w:ascii="Arial" w:hAnsi="Arial"/>
          <w:sz w:val="16"/>
        </w:rPr>
      </w:pPr>
      <w:r>
        <w:rPr>
          <w:rFonts w:ascii="Arial" w:hAnsi="Arial"/>
          <w:sz w:val="16"/>
        </w:rPr>
        <w:t xml:space="preserve">REVISED </w:t>
      </w:r>
      <w:r>
        <w:rPr>
          <w:rFonts w:ascii="Arial" w:hAnsi="Arial"/>
          <w:sz w:val="16"/>
        </w:rPr>
        <w:tab/>
        <w:t>September 10, 2024</w:t>
      </w:r>
    </w:p>
    <w:p w14:paraId="36D75F1F" w14:textId="48CFCC40" w:rsidR="0077797F" w:rsidRDefault="0077797F" w:rsidP="00892295">
      <w:pPr>
        <w:rPr>
          <w:ins w:id="274" w:author="Michelle Barker" w:date="2026-07-24T17:03:00Z" w16du:dateUtc="2026-07-25T00:03:00Z"/>
          <w:rFonts w:ascii="Arial" w:hAnsi="Arial"/>
          <w:sz w:val="16"/>
        </w:rPr>
      </w:pPr>
      <w:r>
        <w:rPr>
          <w:rFonts w:ascii="Arial" w:hAnsi="Arial"/>
          <w:sz w:val="16"/>
        </w:rPr>
        <w:t>REVISED</w:t>
      </w:r>
      <w:r>
        <w:rPr>
          <w:rFonts w:ascii="Arial" w:hAnsi="Arial"/>
          <w:sz w:val="16"/>
        </w:rPr>
        <w:tab/>
      </w:r>
      <w:r>
        <w:rPr>
          <w:rFonts w:ascii="Arial" w:hAnsi="Arial"/>
          <w:sz w:val="16"/>
        </w:rPr>
        <w:tab/>
      </w:r>
      <w:r w:rsidR="00627BA1">
        <w:rPr>
          <w:rFonts w:ascii="Arial" w:hAnsi="Arial"/>
          <w:sz w:val="16"/>
        </w:rPr>
        <w:t>March 3</w:t>
      </w:r>
      <w:r>
        <w:rPr>
          <w:rFonts w:ascii="Arial" w:hAnsi="Arial"/>
          <w:sz w:val="16"/>
        </w:rPr>
        <w:t>, 2025</w:t>
      </w:r>
    </w:p>
    <w:p w14:paraId="47CB6138" w14:textId="1EAE05AA" w:rsidR="00C1145F" w:rsidRPr="00892295" w:rsidRDefault="00C1145F" w:rsidP="00892295">
      <w:ins w:id="275" w:author="Michelle Barker" w:date="2026-07-24T17:03:00Z" w16du:dateUtc="2026-07-25T00:03:00Z">
        <w:r>
          <w:rPr>
            <w:rFonts w:ascii="Arial" w:hAnsi="Arial"/>
            <w:sz w:val="16"/>
          </w:rPr>
          <w:t>REVISED</w:t>
        </w:r>
        <w:r>
          <w:rPr>
            <w:rFonts w:ascii="Arial" w:hAnsi="Arial"/>
            <w:sz w:val="16"/>
          </w:rPr>
          <w:tab/>
        </w:r>
        <w:r>
          <w:rPr>
            <w:rFonts w:ascii="Arial" w:hAnsi="Arial"/>
            <w:sz w:val="16"/>
          </w:rPr>
          <w:tab/>
          <w:t>August 3, 2026</w:t>
        </w:r>
      </w:ins>
    </w:p>
    <w:sectPr w:rsidR="00C1145F" w:rsidRPr="00892295">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6A12" w14:textId="77777777" w:rsidR="00E25886" w:rsidRDefault="00E25886">
      <w:r>
        <w:separator/>
      </w:r>
    </w:p>
  </w:endnote>
  <w:endnote w:type="continuationSeparator" w:id="0">
    <w:p w14:paraId="2CAD8DD3" w14:textId="77777777" w:rsidR="00E25886" w:rsidRDefault="00E25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8E23" w14:textId="77777777" w:rsidR="009A271B" w:rsidRPr="00F706FB" w:rsidRDefault="009A271B" w:rsidP="009A271B">
    <w:pPr>
      <w:pStyle w:val="Footer"/>
      <w:jc w:val="right"/>
      <w:rPr>
        <w:rFonts w:ascii="Tahoma" w:hAnsi="Tahoma"/>
        <w:i/>
        <w:sz w:val="16"/>
        <w:szCs w:val="16"/>
      </w:rPr>
    </w:pPr>
  </w:p>
  <w:p w14:paraId="4F881935" w14:textId="37051D8F" w:rsidR="009A271B" w:rsidRDefault="008044D7" w:rsidP="009A271B">
    <w:pPr>
      <w:pStyle w:val="Footer"/>
      <w:rPr>
        <w:rFonts w:ascii="Tahoma" w:hAnsi="Tahoma" w:cs="Tahoma"/>
        <w:i/>
        <w:iCs/>
        <w:sz w:val="16"/>
        <w:szCs w:val="16"/>
      </w:rPr>
    </w:pPr>
    <w:r>
      <w:rPr>
        <w:rFonts w:ascii="Tahoma" w:hAnsi="Tahoma" w:cs="Tahoma"/>
        <w:i/>
        <w:iCs/>
        <w:sz w:val="16"/>
        <w:szCs w:val="16"/>
      </w:rPr>
      <w:tab/>
      <w:t>Service     Diversity     Integrity     Excellence     Teamwork     Belonging     Wellbeing</w:t>
    </w:r>
  </w:p>
  <w:p w14:paraId="25EF7116" w14:textId="77777777" w:rsidR="008044D7" w:rsidRPr="00F706FB" w:rsidRDefault="008044D7" w:rsidP="009A271B">
    <w:pPr>
      <w:pStyle w:val="Footer"/>
      <w:rPr>
        <w:rFonts w:ascii="Tahoma" w:hAnsi="Tahoma"/>
        <w:i/>
        <w:sz w:val="16"/>
        <w:szCs w:val="16"/>
      </w:rPr>
    </w:pPr>
  </w:p>
  <w:p w14:paraId="333BE617" w14:textId="77777777" w:rsidR="00264B65" w:rsidRPr="00F706FB" w:rsidRDefault="009A271B" w:rsidP="009A271B">
    <w:pPr>
      <w:pStyle w:val="Footer"/>
      <w:jc w:val="right"/>
      <w:rPr>
        <w:rFonts w:ascii="Tahoma" w:hAnsi="Tahoma"/>
        <w:iCs/>
        <w:sz w:val="16"/>
        <w:szCs w:val="16"/>
      </w:rPr>
    </w:pPr>
    <w:r w:rsidRPr="00F706FB">
      <w:rPr>
        <w:rFonts w:ascii="Tahoma" w:hAnsi="Tahoma" w:cs="Tahoma"/>
        <w:iCs/>
        <w:sz w:val="16"/>
        <w:szCs w:val="16"/>
      </w:rPr>
      <w:t xml:space="preserve">Page </w:t>
    </w:r>
    <w:r w:rsidRPr="00F706FB">
      <w:rPr>
        <w:rFonts w:ascii="Tahoma" w:hAnsi="Tahoma" w:cs="Tahoma"/>
        <w:iCs/>
        <w:sz w:val="16"/>
        <w:szCs w:val="16"/>
      </w:rPr>
      <w:fldChar w:fldCharType="begin"/>
    </w:r>
    <w:r w:rsidRPr="00F706FB">
      <w:rPr>
        <w:rFonts w:ascii="Tahoma" w:hAnsi="Tahoma" w:cs="Tahoma"/>
        <w:iCs/>
        <w:sz w:val="16"/>
        <w:szCs w:val="16"/>
      </w:rPr>
      <w:instrText xml:space="preserve"> PAGE </w:instrText>
    </w:r>
    <w:r w:rsidRPr="00F706FB">
      <w:rPr>
        <w:rFonts w:ascii="Tahoma" w:hAnsi="Tahoma" w:cs="Tahoma"/>
        <w:iCs/>
        <w:sz w:val="16"/>
        <w:szCs w:val="16"/>
      </w:rPr>
      <w:fldChar w:fldCharType="separate"/>
    </w:r>
    <w:r w:rsidR="008D332C">
      <w:rPr>
        <w:rFonts w:ascii="Tahoma" w:hAnsi="Tahoma" w:cs="Tahoma"/>
        <w:iCs/>
        <w:noProof/>
        <w:sz w:val="16"/>
        <w:szCs w:val="16"/>
      </w:rPr>
      <w:t>3</w:t>
    </w:r>
    <w:r w:rsidRPr="00F706FB">
      <w:rPr>
        <w:rFonts w:ascii="Tahoma" w:hAnsi="Tahoma" w:cs="Tahoma"/>
        <w:iCs/>
        <w:sz w:val="16"/>
        <w:szCs w:val="16"/>
      </w:rPr>
      <w:fldChar w:fldCharType="end"/>
    </w:r>
    <w:r w:rsidRPr="00F706FB">
      <w:rPr>
        <w:rFonts w:ascii="Tahoma" w:hAnsi="Tahoma" w:cs="Tahoma"/>
        <w:iCs/>
        <w:sz w:val="16"/>
        <w:szCs w:val="16"/>
      </w:rPr>
      <w:t xml:space="preserve"> of </w:t>
    </w:r>
    <w:r w:rsidRPr="00F706FB">
      <w:rPr>
        <w:rFonts w:ascii="Tahoma" w:hAnsi="Tahoma" w:cs="Tahoma"/>
        <w:iCs/>
        <w:sz w:val="16"/>
        <w:szCs w:val="16"/>
      </w:rPr>
      <w:fldChar w:fldCharType="begin"/>
    </w:r>
    <w:r w:rsidRPr="00F706FB">
      <w:rPr>
        <w:rFonts w:ascii="Tahoma" w:hAnsi="Tahoma" w:cs="Tahoma"/>
        <w:iCs/>
        <w:sz w:val="16"/>
        <w:szCs w:val="16"/>
      </w:rPr>
      <w:instrText xml:space="preserve"> NUMPAGES </w:instrText>
    </w:r>
    <w:r w:rsidRPr="00F706FB">
      <w:rPr>
        <w:rFonts w:ascii="Tahoma" w:hAnsi="Tahoma" w:cs="Tahoma"/>
        <w:iCs/>
        <w:sz w:val="16"/>
        <w:szCs w:val="16"/>
      </w:rPr>
      <w:fldChar w:fldCharType="separate"/>
    </w:r>
    <w:r w:rsidR="008D332C">
      <w:rPr>
        <w:rFonts w:ascii="Tahoma" w:hAnsi="Tahoma" w:cs="Tahoma"/>
        <w:iCs/>
        <w:noProof/>
        <w:sz w:val="16"/>
        <w:szCs w:val="16"/>
      </w:rPr>
      <w:t>8</w:t>
    </w:r>
    <w:r w:rsidRPr="00F706FB">
      <w:rPr>
        <w:rFonts w:ascii="Tahoma" w:hAnsi="Tahoma" w:cs="Tahoma"/>
        <w:iCs/>
        <w:sz w:val="16"/>
        <w:szCs w:val="16"/>
      </w:rPr>
      <w:fldChar w:fldCharType="end"/>
    </w:r>
  </w:p>
  <w:p w14:paraId="1BF6C00C" w14:textId="4F058FEE" w:rsidR="00264B65" w:rsidRPr="00F706FB" w:rsidRDefault="00264B65">
    <w:pPr>
      <w:pStyle w:val="Footer"/>
      <w:jc w:val="right"/>
      <w:rPr>
        <w:iCs/>
        <w:sz w:val="16"/>
        <w:szCs w:val="16"/>
      </w:rPr>
    </w:pPr>
    <w:r w:rsidRPr="00F706FB">
      <w:rPr>
        <w:rFonts w:ascii="Tahoma" w:hAnsi="Tahoma"/>
        <w:iCs/>
        <w:sz w:val="16"/>
        <w:szCs w:val="16"/>
      </w:rPr>
      <w:t xml:space="preserve">HR-2 </w:t>
    </w:r>
    <w:del w:id="276" w:author="Michelle Barker" w:date="2026-07-24T16:57:00Z" w16du:dateUtc="2026-07-24T23:57:00Z">
      <w:r w:rsidR="007D2185" w:rsidDel="00C1145F">
        <w:rPr>
          <w:rFonts w:ascii="Tahoma" w:hAnsi="Tahoma"/>
          <w:iCs/>
          <w:sz w:val="16"/>
          <w:szCs w:val="16"/>
        </w:rPr>
        <w:delText>Code of Conduct</w:delText>
      </w:r>
    </w:del>
    <w:ins w:id="277" w:author="Michelle Barker" w:date="2026-07-24T16:57:00Z" w16du:dateUtc="2026-07-24T23:57:00Z">
      <w:r w:rsidR="00C1145F">
        <w:rPr>
          <w:rFonts w:ascii="Tahoma" w:hAnsi="Tahoma"/>
          <w:iCs/>
          <w:sz w:val="16"/>
          <w:szCs w:val="16"/>
        </w:rPr>
        <w:t>Workplace Expectations</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71D4" w14:textId="77777777" w:rsidR="00E25886" w:rsidRDefault="00E25886">
      <w:r>
        <w:separator/>
      </w:r>
    </w:p>
  </w:footnote>
  <w:footnote w:type="continuationSeparator" w:id="0">
    <w:p w14:paraId="196006B0" w14:textId="77777777" w:rsidR="00E25886" w:rsidRDefault="00E25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0F7D" w14:textId="77777777" w:rsidR="00264B65" w:rsidRDefault="00264B65">
    <w:pPr>
      <w:pStyle w:val="Header"/>
      <w:rPr>
        <w:rFonts w:ascii="Tahoma" w:hAnsi="Tahoma"/>
        <w:i/>
        <w:sz w:val="18"/>
      </w:rPr>
    </w:pPr>
    <w:r>
      <w:rPr>
        <w:rFonts w:ascii="Tahoma" w:hAnsi="Tahoma"/>
        <w:i/>
        <w:sz w:val="18"/>
      </w:rPr>
      <w:t>Women's Healthcare Associates Policy and Procedure Manual</w:t>
    </w:r>
    <w:r>
      <w:rPr>
        <w:rFonts w:ascii="Tahoma" w:hAnsi="Tahoma"/>
        <w:i/>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B57"/>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17606867"/>
    <w:multiLevelType w:val="singleLevel"/>
    <w:tmpl w:val="EE62DD82"/>
    <w:lvl w:ilvl="0">
      <w:start w:val="1"/>
      <w:numFmt w:val="decimal"/>
      <w:lvlText w:val="%1."/>
      <w:legacy w:legacy="1" w:legacySpace="0" w:legacyIndent="360"/>
      <w:lvlJc w:val="left"/>
      <w:pPr>
        <w:ind w:left="2246" w:hanging="360"/>
      </w:pPr>
    </w:lvl>
  </w:abstractNum>
  <w:abstractNum w:abstractNumId="2" w15:restartNumberingAfterBreak="0">
    <w:nsid w:val="53B03C42"/>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61A53F01"/>
    <w:multiLevelType w:val="singleLevel"/>
    <w:tmpl w:val="0409000F"/>
    <w:lvl w:ilvl="0">
      <w:start w:val="1"/>
      <w:numFmt w:val="decimal"/>
      <w:lvlText w:val="%1."/>
      <w:lvlJc w:val="left"/>
      <w:pPr>
        <w:tabs>
          <w:tab w:val="num" w:pos="360"/>
        </w:tabs>
        <w:ind w:left="360" w:hanging="360"/>
      </w:pPr>
    </w:lvl>
  </w:abstractNum>
  <w:num w:numId="1" w16cid:durableId="877012313">
    <w:abstractNumId w:val="1"/>
  </w:num>
  <w:num w:numId="2" w16cid:durableId="838621301">
    <w:abstractNumId w:val="1"/>
    <w:lvlOverride w:ilvl="0">
      <w:lvl w:ilvl="0">
        <w:start w:val="1"/>
        <w:numFmt w:val="decimal"/>
        <w:lvlText w:val="%1."/>
        <w:legacy w:legacy="1" w:legacySpace="0" w:legacyIndent="360"/>
        <w:lvlJc w:val="left"/>
        <w:pPr>
          <w:ind w:left="2246" w:hanging="360"/>
        </w:pPr>
      </w:lvl>
    </w:lvlOverride>
  </w:num>
  <w:num w:numId="3" w16cid:durableId="904873419">
    <w:abstractNumId w:val="3"/>
  </w:num>
  <w:num w:numId="4" w16cid:durableId="192812624">
    <w:abstractNumId w:val="0"/>
  </w:num>
  <w:num w:numId="5" w16cid:durableId="11212199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y Huq">
    <w15:presenceInfo w15:providerId="AD" w15:userId="S::jhuq@whallc.com::b0bdd8d2-338d-44dd-8cf8-b6220051d4cd"/>
  </w15:person>
  <w15:person w15:author="Michelle Barker">
    <w15:presenceInfo w15:providerId="AD" w15:userId="S::mbarker@whallc.com::a46368ad-231f-497b-965b-4c1054fb4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trackRevisions/>
  <w:documentProtection w:edit="readOnly" w:enforcement="1" w:cryptProviderType="rsaAES" w:cryptAlgorithmClass="hash" w:cryptAlgorithmType="typeAny" w:cryptAlgorithmSid="14" w:cryptSpinCount="100000" w:hash="yvyq7kSlavVBMW46ZFiR0Ai4UQEG9O13vN7bBAL/wawlbGY7hZrI5BfWODMlp62AkgTwzUOasMeMPcNvUR0Lbg==" w:salt="IaNvvfzNdb4eOK17ZNImpQ=="/>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71B"/>
    <w:rsid w:val="000A0B70"/>
    <w:rsid w:val="000A1224"/>
    <w:rsid w:val="000A4CDA"/>
    <w:rsid w:val="000A670B"/>
    <w:rsid w:val="000B2134"/>
    <w:rsid w:val="000C4F52"/>
    <w:rsid w:val="000C77BB"/>
    <w:rsid w:val="000D1C39"/>
    <w:rsid w:val="000F71AE"/>
    <w:rsid w:val="00103F17"/>
    <w:rsid w:val="0011116A"/>
    <w:rsid w:val="00171CB8"/>
    <w:rsid w:val="0017330B"/>
    <w:rsid w:val="001840BA"/>
    <w:rsid w:val="001975F5"/>
    <w:rsid w:val="001F0C2E"/>
    <w:rsid w:val="00200223"/>
    <w:rsid w:val="00205FAC"/>
    <w:rsid w:val="00210A34"/>
    <w:rsid w:val="00240F9F"/>
    <w:rsid w:val="0024567F"/>
    <w:rsid w:val="00256239"/>
    <w:rsid w:val="00260F5D"/>
    <w:rsid w:val="00264B65"/>
    <w:rsid w:val="00276AA0"/>
    <w:rsid w:val="002E5BE5"/>
    <w:rsid w:val="00300853"/>
    <w:rsid w:val="00314169"/>
    <w:rsid w:val="0033262C"/>
    <w:rsid w:val="0033628F"/>
    <w:rsid w:val="003537A5"/>
    <w:rsid w:val="00396252"/>
    <w:rsid w:val="003C6647"/>
    <w:rsid w:val="003D3764"/>
    <w:rsid w:val="003D38FA"/>
    <w:rsid w:val="003D6D0D"/>
    <w:rsid w:val="003F1395"/>
    <w:rsid w:val="004121F8"/>
    <w:rsid w:val="00446A2F"/>
    <w:rsid w:val="00452F00"/>
    <w:rsid w:val="0049671C"/>
    <w:rsid w:val="004B33F6"/>
    <w:rsid w:val="004C4632"/>
    <w:rsid w:val="004E2FA9"/>
    <w:rsid w:val="00504123"/>
    <w:rsid w:val="00507A52"/>
    <w:rsid w:val="00527506"/>
    <w:rsid w:val="005323EC"/>
    <w:rsid w:val="005734E2"/>
    <w:rsid w:val="0059713E"/>
    <w:rsid w:val="005A4743"/>
    <w:rsid w:val="005B7F74"/>
    <w:rsid w:val="005D18A0"/>
    <w:rsid w:val="005E23E5"/>
    <w:rsid w:val="005F259F"/>
    <w:rsid w:val="00627BA1"/>
    <w:rsid w:val="00634D3B"/>
    <w:rsid w:val="006769F5"/>
    <w:rsid w:val="006770AE"/>
    <w:rsid w:val="006D2052"/>
    <w:rsid w:val="006E0C71"/>
    <w:rsid w:val="006E6265"/>
    <w:rsid w:val="006F396F"/>
    <w:rsid w:val="00750FF9"/>
    <w:rsid w:val="00762978"/>
    <w:rsid w:val="00764CD9"/>
    <w:rsid w:val="0077797F"/>
    <w:rsid w:val="007A7163"/>
    <w:rsid w:val="007B7CFF"/>
    <w:rsid w:val="007D2185"/>
    <w:rsid w:val="007D748E"/>
    <w:rsid w:val="008044D7"/>
    <w:rsid w:val="00806187"/>
    <w:rsid w:val="008561CD"/>
    <w:rsid w:val="0086192F"/>
    <w:rsid w:val="00887A89"/>
    <w:rsid w:val="00892295"/>
    <w:rsid w:val="008A1339"/>
    <w:rsid w:val="008D332C"/>
    <w:rsid w:val="008D59D5"/>
    <w:rsid w:val="008D6FF2"/>
    <w:rsid w:val="008D77AA"/>
    <w:rsid w:val="008E2B51"/>
    <w:rsid w:val="008F4311"/>
    <w:rsid w:val="0093762A"/>
    <w:rsid w:val="00952999"/>
    <w:rsid w:val="00956C31"/>
    <w:rsid w:val="00983733"/>
    <w:rsid w:val="009A271B"/>
    <w:rsid w:val="009B240A"/>
    <w:rsid w:val="009C07DB"/>
    <w:rsid w:val="009E2D7A"/>
    <w:rsid w:val="00A011E7"/>
    <w:rsid w:val="00A03FC1"/>
    <w:rsid w:val="00A3657F"/>
    <w:rsid w:val="00A37B0C"/>
    <w:rsid w:val="00A47280"/>
    <w:rsid w:val="00AC7ED1"/>
    <w:rsid w:val="00AD62F8"/>
    <w:rsid w:val="00AD7E2E"/>
    <w:rsid w:val="00AE3366"/>
    <w:rsid w:val="00AE5411"/>
    <w:rsid w:val="00B12F7D"/>
    <w:rsid w:val="00B43BB2"/>
    <w:rsid w:val="00B54318"/>
    <w:rsid w:val="00B5579E"/>
    <w:rsid w:val="00BA14C9"/>
    <w:rsid w:val="00BB28FD"/>
    <w:rsid w:val="00BD4E29"/>
    <w:rsid w:val="00BF1839"/>
    <w:rsid w:val="00BF63FD"/>
    <w:rsid w:val="00C1145F"/>
    <w:rsid w:val="00C146A8"/>
    <w:rsid w:val="00C14C4E"/>
    <w:rsid w:val="00C22196"/>
    <w:rsid w:val="00C35F8A"/>
    <w:rsid w:val="00C5328D"/>
    <w:rsid w:val="00C86659"/>
    <w:rsid w:val="00C9504F"/>
    <w:rsid w:val="00CB46C3"/>
    <w:rsid w:val="00CC4B52"/>
    <w:rsid w:val="00D32374"/>
    <w:rsid w:val="00D56410"/>
    <w:rsid w:val="00D8555F"/>
    <w:rsid w:val="00D96113"/>
    <w:rsid w:val="00DB68A7"/>
    <w:rsid w:val="00DC0028"/>
    <w:rsid w:val="00DC28AC"/>
    <w:rsid w:val="00DC36DE"/>
    <w:rsid w:val="00DE72A8"/>
    <w:rsid w:val="00DF339C"/>
    <w:rsid w:val="00E25886"/>
    <w:rsid w:val="00E7042D"/>
    <w:rsid w:val="00E7635B"/>
    <w:rsid w:val="00EC62D6"/>
    <w:rsid w:val="00ED1B29"/>
    <w:rsid w:val="00ED4A92"/>
    <w:rsid w:val="00ED787D"/>
    <w:rsid w:val="00EF2068"/>
    <w:rsid w:val="00EF75FE"/>
    <w:rsid w:val="00F04D15"/>
    <w:rsid w:val="00F1222C"/>
    <w:rsid w:val="00F261D5"/>
    <w:rsid w:val="00F4070C"/>
    <w:rsid w:val="00F706FB"/>
    <w:rsid w:val="00F76254"/>
    <w:rsid w:val="00F872A4"/>
    <w:rsid w:val="00F9356D"/>
    <w:rsid w:val="00FA6EB1"/>
    <w:rsid w:val="00FB2CC9"/>
    <w:rsid w:val="00FD657E"/>
    <w:rsid w:val="00FD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656E4"/>
  <w15:chartTrackingRefBased/>
  <w15:docId w15:val="{F49F6465-EDB6-43FE-9D29-AE44F38A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123"/>
  </w:style>
  <w:style w:type="paragraph" w:styleId="Heading1">
    <w:name w:val="heading 1"/>
    <w:basedOn w:val="Normal"/>
    <w:next w:val="Normal"/>
    <w:qFormat/>
    <w:pPr>
      <w:keepNext/>
      <w:tabs>
        <w:tab w:val="left" w:pos="1800"/>
        <w:tab w:val="left" w:pos="1890"/>
        <w:tab w:val="right" w:pos="8640"/>
      </w:tabs>
      <w:outlineLvl w:val="0"/>
    </w:pPr>
    <w:rPr>
      <w:rFonts w:ascii="Arial" w:hAnsi="Arial"/>
      <w:b/>
    </w:rPr>
  </w:style>
  <w:style w:type="paragraph" w:styleId="Heading2">
    <w:name w:val="heading 2"/>
    <w:basedOn w:val="Normal"/>
    <w:next w:val="Normal"/>
    <w:link w:val="Heading2Char"/>
    <w:qFormat/>
    <w:pPr>
      <w:keepNext/>
      <w:ind w:left="144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Goudy Old Style" w:hAnsi="Goudy Old Style"/>
      <w:sz w:val="56"/>
    </w:r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semiHidden/>
    <w:pPr>
      <w:widowControl w:val="0"/>
      <w:ind w:left="720"/>
    </w:pPr>
    <w:rPr>
      <w:rFonts w:ascii="Arial" w:hAnsi="Arial"/>
    </w:rPr>
  </w:style>
  <w:style w:type="paragraph" w:styleId="BodyTextIndent2">
    <w:name w:val="Body Text Indent 2"/>
    <w:basedOn w:val="Normal"/>
    <w:link w:val="BodyTextIndent2Char"/>
    <w:semiHidden/>
    <w:pPr>
      <w:ind w:left="1800"/>
    </w:pPr>
    <w:rPr>
      <w:rFonts w:ascii="Arial" w:hAnsi="Arial"/>
    </w:rPr>
  </w:style>
  <w:style w:type="character" w:customStyle="1" w:styleId="HeaderChar">
    <w:name w:val="Header Char"/>
    <w:link w:val="Header"/>
    <w:uiPriority w:val="99"/>
    <w:rsid w:val="009A271B"/>
    <w:rPr>
      <w:rFonts w:ascii="Goudy Old Style" w:hAnsi="Goudy Old Style"/>
      <w:sz w:val="56"/>
    </w:rPr>
  </w:style>
  <w:style w:type="character" w:customStyle="1" w:styleId="FooterChar">
    <w:name w:val="Footer Char"/>
    <w:basedOn w:val="DefaultParagraphFont"/>
    <w:link w:val="Footer"/>
    <w:uiPriority w:val="99"/>
    <w:rsid w:val="009A271B"/>
  </w:style>
  <w:style w:type="paragraph" w:styleId="ListParagraph">
    <w:name w:val="List Paragraph"/>
    <w:basedOn w:val="Normal"/>
    <w:uiPriority w:val="34"/>
    <w:qFormat/>
    <w:rsid w:val="00314169"/>
    <w:pPr>
      <w:ind w:left="720"/>
    </w:pPr>
  </w:style>
  <w:style w:type="paragraph" w:customStyle="1" w:styleId="Default">
    <w:name w:val="Default"/>
    <w:rsid w:val="00ED4A92"/>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unhideWhenUsed/>
    <w:rsid w:val="00C35F8A"/>
    <w:rPr>
      <w:rFonts w:ascii="Segoe UI" w:hAnsi="Segoe UI" w:cs="Segoe UI"/>
      <w:sz w:val="18"/>
      <w:szCs w:val="18"/>
    </w:rPr>
  </w:style>
  <w:style w:type="character" w:customStyle="1" w:styleId="BalloonTextChar">
    <w:name w:val="Balloon Text Char"/>
    <w:link w:val="BalloonText"/>
    <w:uiPriority w:val="99"/>
    <w:semiHidden/>
    <w:rsid w:val="00C35F8A"/>
    <w:rPr>
      <w:rFonts w:ascii="Segoe UI" w:hAnsi="Segoe UI" w:cs="Segoe UI"/>
      <w:sz w:val="18"/>
      <w:szCs w:val="18"/>
    </w:rPr>
  </w:style>
  <w:style w:type="character" w:styleId="CommentReference">
    <w:name w:val="annotation reference"/>
    <w:basedOn w:val="DefaultParagraphFont"/>
    <w:uiPriority w:val="99"/>
    <w:semiHidden/>
    <w:unhideWhenUsed/>
    <w:rsid w:val="00FB2CC9"/>
    <w:rPr>
      <w:sz w:val="16"/>
      <w:szCs w:val="16"/>
    </w:rPr>
  </w:style>
  <w:style w:type="paragraph" w:styleId="CommentText">
    <w:name w:val="annotation text"/>
    <w:basedOn w:val="Normal"/>
    <w:link w:val="CommentTextChar"/>
    <w:uiPriority w:val="99"/>
    <w:unhideWhenUsed/>
    <w:rsid w:val="00FB2CC9"/>
    <w:pPr>
      <w:spacing w:after="160"/>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FB2CC9"/>
    <w:rPr>
      <w:rFonts w:asciiTheme="minorHAnsi" w:eastAsiaTheme="minorHAnsi" w:hAnsiTheme="minorHAnsi" w:cstheme="minorBidi"/>
      <w:kern w:val="2"/>
      <w14:ligatures w14:val="standardContextual"/>
    </w:rPr>
  </w:style>
  <w:style w:type="paragraph" w:styleId="Revision">
    <w:name w:val="Revision"/>
    <w:hidden/>
    <w:uiPriority w:val="99"/>
    <w:semiHidden/>
    <w:rsid w:val="005A4743"/>
  </w:style>
  <w:style w:type="character" w:customStyle="1" w:styleId="BodyTextIndent2Char">
    <w:name w:val="Body Text Indent 2 Char"/>
    <w:basedOn w:val="DefaultParagraphFont"/>
    <w:link w:val="BodyTextIndent2"/>
    <w:semiHidden/>
    <w:rsid w:val="00240F9F"/>
    <w:rPr>
      <w:rFonts w:ascii="Arial" w:hAnsi="Arial"/>
    </w:rPr>
  </w:style>
  <w:style w:type="character" w:customStyle="1" w:styleId="Heading2Char">
    <w:name w:val="Heading 2 Char"/>
    <w:basedOn w:val="DefaultParagraphFont"/>
    <w:link w:val="Heading2"/>
    <w:rsid w:val="00240F9F"/>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Human%20Resources\Policies%20&amp;%20Procedures%20Manual\P&amp;P%20Template%2009-0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FC657A65-AAB9-440F-A3B5-A1249E2277EF}"/>
</file>

<file path=customXml/itemProps2.xml><?xml version="1.0" encoding="utf-8"?>
<ds:datastoreItem xmlns:ds="http://schemas.openxmlformats.org/officeDocument/2006/customXml" ds:itemID="{D2C0568E-0CC4-468F-922F-CE368C2AA0FF}">
  <ds:schemaRefs>
    <ds:schemaRef ds:uri="http://schemas.microsoft.com/sharepoint/v3/contenttype/forms"/>
  </ds:schemaRefs>
</ds:datastoreItem>
</file>

<file path=customXml/itemProps3.xml><?xml version="1.0" encoding="utf-8"?>
<ds:datastoreItem xmlns:ds="http://schemas.openxmlformats.org/officeDocument/2006/customXml" ds:itemID="{21B500AA-4239-4422-B0CA-4D29411918C5}">
  <ds:schemaRefs>
    <ds:schemaRef ds:uri="http://schemas.microsoft.com/office/2006/metadata/longProperties"/>
  </ds:schemaRefs>
</ds:datastoreItem>
</file>

<file path=customXml/itemProps4.xml><?xml version="1.0" encoding="utf-8"?>
<ds:datastoreItem xmlns:ds="http://schemas.openxmlformats.org/officeDocument/2006/customXml" ds:itemID="{A92831B5-6088-47CC-981D-3C1525B91E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P&amp;P Template 09-04</Template>
  <TotalTime>25</TotalTime>
  <Pages>6</Pages>
  <Words>4382</Words>
  <Characters>24984</Characters>
  <Application>Microsoft Office Word</Application>
  <DocSecurity>8</DocSecurity>
  <Lines>208</Lines>
  <Paragraphs>58</Paragraphs>
  <ScaleCrop>false</ScaleCrop>
  <HeadingPairs>
    <vt:vector size="2" baseType="variant">
      <vt:variant>
        <vt:lpstr>Title</vt:lpstr>
      </vt:variant>
      <vt:variant>
        <vt:i4>1</vt:i4>
      </vt:variant>
    </vt:vector>
  </HeadingPairs>
  <TitlesOfParts>
    <vt:vector size="1" baseType="lpstr">
      <vt:lpstr>Code of Conduct</vt:lpstr>
    </vt:vector>
  </TitlesOfParts>
  <Company> </Company>
  <LinksUpToDate>false</LinksUpToDate>
  <CharactersWithSpaces>29308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dc:title>
  <dc:subject/>
  <dc:creator>nsmith</dc:creator>
  <cp:keywords/>
  <dc:description/>
  <cp:lastModifiedBy>Michelle Barker</cp:lastModifiedBy>
  <cp:revision>5</cp:revision>
  <cp:lastPrinted>2025-03-07T23:19:00Z</cp:lastPrinted>
  <dcterms:created xsi:type="dcterms:W3CDTF">2026-07-24T23:06:00Z</dcterms:created>
  <dcterms:modified xsi:type="dcterms:W3CDTF">2026-08-25T16:20:00Z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Policy Type">
    <vt:lpwstr>HR</vt:lpwstr>
  </property>
  <property fmtid="{D5CDD505-2E9C-101B-9397-08002B2CF9AE}" pid="4" name="Policy Number">
    <vt:lpwstr>HR-2</vt:lpwstr>
  </property>
  <property fmtid="{D5CDD505-2E9C-101B-9397-08002B2CF9AE}" pid="5" name="_dlc_DocId">
    <vt:lpwstr>THH5RWHRFDPS-79-140</vt:lpwstr>
  </property>
  <property fmtid="{D5CDD505-2E9C-101B-9397-08002B2CF9AE}" pid="6" name="_dlc_DocIdItemGuid">
    <vt:lpwstr>bc7e52da-56eb-4203-af88-b4a62bd37352</vt:lpwstr>
  </property>
  <property fmtid="{D5CDD505-2E9C-101B-9397-08002B2CF9AE}" pid="7" name="_dlc_DocIdUrl">
    <vt:lpwstr>http://whaiis01/HR/_layouts/DocIdRedir.aspx?ID=THH5RWHRFDPS-79-140, THH5RWHRFDPS-79-140</vt:lpwstr>
  </property>
  <property fmtid="{D5CDD505-2E9C-101B-9397-08002B2CF9AE}" pid="8" name="ContentTypeId">
    <vt:lpwstr>0x01010014006C4607554F4387A36CE142DC5E38</vt:lpwstr>
  </property>
  <property fmtid="{D5CDD505-2E9C-101B-9397-08002B2CF9AE}" pid="9" name="_ExtendedDescription">
    <vt:lpwstr/>
  </property>
</Properties>
</file>